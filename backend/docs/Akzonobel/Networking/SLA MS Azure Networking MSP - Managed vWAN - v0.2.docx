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12.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OChead1"/>
        <w:tabs>
          <w:tab w:val="clear" w:pos="720"/>
          <w:tab w:val="left" w:pos="540" w:leader="none"/>
          <w:tab w:val="left" w:pos="1080" w:leader="none"/>
          <w:tab w:val="left" w:pos="1620" w:leader="none"/>
          <w:tab w:val="left" w:pos="2160" w:leader="none"/>
          <w:tab w:val="left" w:pos="2700" w:leader="none"/>
          <w:tab w:val="left" w:pos="3240" w:leader="none"/>
        </w:tabs>
        <w:spacing w:before="0" w:after="60"/>
        <w:rPr>
          <w:rFonts w:ascii="Arial" w:hAnsi="Arial" w:cs="Arial"/>
          <w:lang w:val="en-GB"/>
        </w:rPr>
      </w:pPr>
      <w:bookmarkStart w:id="0" w:name="_Ref392944132"/>
      <w:bookmarkStart w:id="1" w:name="_Ref392939291"/>
      <w:r>
        <w:rPr>
          <w:rFonts w:cs="Arial" w:ascii="Arial" w:hAnsi="Arial"/>
          <w:lang w:val="en-GB"/>
        </w:rPr>
        <w:t xml:space="preserve">Annex XXX to the Master Services Agreement </w:t>
      </w:r>
    </w:p>
    <w:p>
      <w:pPr>
        <w:pStyle w:val="TOChead1"/>
        <w:tabs>
          <w:tab w:val="clear" w:pos="720"/>
          <w:tab w:val="left" w:pos="540" w:leader="none"/>
          <w:tab w:val="left" w:pos="1080" w:leader="none"/>
          <w:tab w:val="left" w:pos="1620" w:leader="none"/>
          <w:tab w:val="left" w:pos="2160" w:leader="none"/>
          <w:tab w:val="left" w:pos="2700" w:leader="none"/>
          <w:tab w:val="left" w:pos="3240" w:leader="none"/>
        </w:tabs>
        <w:spacing w:before="0" w:after="60"/>
        <w:rPr>
          <w:rFonts w:ascii="Arial" w:hAnsi="Arial" w:cs="Arial"/>
          <w:lang w:val="en-GB"/>
        </w:rPr>
      </w:pPr>
      <w:r>
        <w:rPr>
          <w:rFonts w:cs="Arial" w:ascii="Arial" w:hAnsi="Arial"/>
          <w:lang w:val="en-GB"/>
        </w:rPr>
        <w:t>Between Orange Business Netherlands B.V. and Akzo Nobel Sourcing B.V.</w:t>
      </w:r>
    </w:p>
    <w:p>
      <w:pPr>
        <w:pStyle w:val="TOChead1"/>
        <w:tabs>
          <w:tab w:val="clear" w:pos="720"/>
          <w:tab w:val="left" w:pos="540" w:leader="none"/>
          <w:tab w:val="left" w:pos="1080" w:leader="none"/>
          <w:tab w:val="left" w:pos="1620" w:leader="none"/>
          <w:tab w:val="left" w:pos="2160" w:leader="none"/>
          <w:tab w:val="left" w:pos="2700" w:leader="none"/>
          <w:tab w:val="left" w:pos="3240" w:leader="none"/>
        </w:tabs>
        <w:spacing w:before="0" w:after="60"/>
        <w:rPr>
          <w:rFonts w:ascii="Arial" w:hAnsi="Arial" w:cs="Arial"/>
          <w:lang w:val="en-GB"/>
        </w:rPr>
      </w:pPr>
      <w:r>
        <w:rPr>
          <w:rFonts w:cs="Arial" w:ascii="Arial" w:hAnsi="Arial"/>
          <w:lang w:val="en-GB"/>
        </w:rPr>
        <w:t>reference MSA/NL/AKZONOBELSOURCING/31122019</w:t>
      </w:r>
    </w:p>
    <w:p>
      <w:pPr>
        <w:pStyle w:val="TOChead1"/>
        <w:tabs>
          <w:tab w:val="clear" w:pos="720"/>
          <w:tab w:val="left" w:pos="540" w:leader="none"/>
          <w:tab w:val="left" w:pos="1080" w:leader="none"/>
          <w:tab w:val="left" w:pos="1620" w:leader="none"/>
          <w:tab w:val="left" w:pos="2160" w:leader="none"/>
          <w:tab w:val="left" w:pos="2700" w:leader="none"/>
          <w:tab w:val="left" w:pos="3240" w:leader="none"/>
        </w:tabs>
        <w:spacing w:before="0" w:after="60"/>
        <w:rPr>
          <w:rFonts w:ascii="Arial" w:hAnsi="Arial" w:cs="Arial"/>
          <w:lang w:val="en-GB"/>
        </w:rPr>
      </w:pPr>
      <w:r>
        <w:rPr>
          <w:rFonts w:cs="Arial" w:ascii="Arial" w:hAnsi="Arial"/>
          <w:lang w:val="en-GB"/>
        </w:rPr>
      </w:r>
    </w:p>
    <w:p>
      <w:pPr>
        <w:pStyle w:val="Annex2"/>
        <w:numPr>
          <w:ilvl w:val="0"/>
          <w:numId w:val="5"/>
        </w:numPr>
        <w:spacing w:before="240" w:after="120"/>
        <w:rPr>
          <w:lang w:val="en-US"/>
        </w:rPr>
      </w:pPr>
      <w:bookmarkStart w:id="2" w:name="_Ref392944132"/>
      <w:bookmarkStart w:id="3" w:name="_Ref392939291"/>
      <w:r>
        <w:rPr>
          <w:lang w:val="en-US"/>
        </w:rPr>
        <w:t xml:space="preserve">SERVICE LEVEL AGREEMENT FOR </w:t>
      </w:r>
      <w:bookmarkEnd w:id="2"/>
      <w:bookmarkEnd w:id="3"/>
      <w:r>
        <w:rPr>
          <w:lang w:val="en-US"/>
        </w:rPr>
        <w:t>MANAGED VWAN SERVICE</w:t>
      </w:r>
    </w:p>
    <w:p>
      <w:pPr>
        <w:pStyle w:val="Annex2"/>
        <w:numPr>
          <w:ilvl w:val="1"/>
          <w:numId w:val="5"/>
        </w:numPr>
        <w:tabs>
          <w:tab w:val="clear" w:pos="720"/>
          <w:tab w:val="left" w:pos="450" w:leader="none"/>
        </w:tabs>
        <w:spacing w:before="240" w:after="120"/>
        <w:ind w:hanging="450" w:left="450"/>
        <w:rPr>
          <w:lang w:val="en-US"/>
        </w:rPr>
      </w:pPr>
      <w:r>
        <w:rPr>
          <w:lang w:val="en-US"/>
        </w:rPr>
        <w:t>Introduction</w:t>
      </w:r>
    </w:p>
    <w:p>
      <w:pPr>
        <w:pStyle w:val="LegalBodyText"/>
        <w:tabs>
          <w:tab w:val="clear" w:pos="720"/>
          <w:tab w:val="left" w:pos="450" w:leader="none"/>
        </w:tabs>
        <w:ind w:left="450"/>
        <w:rPr>
          <w:lang w:val="en-US"/>
        </w:rPr>
      </w:pPr>
      <w:r>
        <w:rPr>
          <w:lang w:val="en-US"/>
        </w:rPr>
        <w:t>This SLA describes the Service Levels applicable to the Managed VWAN as a managed service on the MS Azure cloud platform. Non-achievement of a Service Level may entitle AkzoNobel to receive credits against Charges, or other remedies, each as set out in this SLA.</w:t>
      </w:r>
    </w:p>
    <w:p>
      <w:pPr>
        <w:pStyle w:val="Annex2"/>
        <w:numPr>
          <w:ilvl w:val="1"/>
          <w:numId w:val="5"/>
        </w:numPr>
        <w:tabs>
          <w:tab w:val="clear" w:pos="720"/>
          <w:tab w:val="left" w:pos="450" w:leader="none"/>
        </w:tabs>
        <w:spacing w:before="240" w:after="120"/>
        <w:ind w:hanging="450" w:left="450"/>
        <w:rPr>
          <w:lang w:val="en-US"/>
        </w:rPr>
      </w:pPr>
      <w:bookmarkStart w:id="4" w:name="_Ref397951634"/>
      <w:r>
        <w:rPr>
          <w:lang w:val="en-US"/>
        </w:rPr>
        <w:t>Definitions</w:t>
      </w:r>
      <w:bookmarkEnd w:id="4"/>
    </w:p>
    <w:p>
      <w:pPr>
        <w:pStyle w:val="LegalBodyText"/>
        <w:ind w:left="426"/>
        <w:rPr>
          <w:lang w:val="en-US"/>
        </w:rPr>
      </w:pPr>
      <w:r>
        <w:rPr>
          <w:lang w:val="en-US"/>
        </w:rPr>
        <w:t>As used in the context Managed VWAN Service, the following words shall have the meanings defined in this Clause 1.2. Solely as used in the context of Managed VWAN Service, the words defined in this Clause 1.2 shall supersede any conflicting definition set forth elsewhere in the Agreement.</w:t>
      </w:r>
    </w:p>
    <w:p>
      <w:pPr>
        <w:pStyle w:val="Normal"/>
        <w:spacing w:before="60" w:after="60"/>
        <w:ind w:left="426" w:right="590"/>
        <w:jc w:val="both"/>
        <w:rPr>
          <w:lang w:val="en-US"/>
        </w:rPr>
      </w:pPr>
      <w:r>
        <w:rPr>
          <w:sz w:val="18"/>
          <w:szCs w:val="18"/>
        </w:rPr>
        <w:t xml:space="preserve"> “</w:t>
      </w:r>
      <w:r>
        <w:rPr>
          <w:b/>
          <w:sz w:val="18"/>
          <w:szCs w:val="18"/>
        </w:rPr>
        <w:t>Incident</w:t>
      </w:r>
      <w:r>
        <w:rPr>
          <w:sz w:val="18"/>
          <w:szCs w:val="18"/>
        </w:rPr>
        <w:t>”</w:t>
      </w:r>
      <w:r>
        <w:rPr/>
        <w:t xml:space="preserve"> </w:t>
      </w:r>
      <w:r>
        <w:rPr>
          <w:rFonts w:eastAsia="Times New Roman"/>
          <w:sz w:val="18"/>
          <w:szCs w:val="18"/>
          <w:lang w:val="en-US" w:eastAsia="en-GB"/>
        </w:rPr>
        <w:t>means a failure or malfunction within the Service triggered by an event. Incidents are opened reactively when AkzoNobel reports an impact, or proactively when Orange’s internal monitoring systems detect an event and issue an Incident (as registered in AkzoNobel ServiceNow).</w:t>
      </w:r>
      <w:r>
        <w:rPr/>
        <w:t xml:space="preserve"> </w:t>
      </w:r>
    </w:p>
    <w:p>
      <w:pPr>
        <w:pStyle w:val="LegalBodyText"/>
        <w:ind w:left="426"/>
        <w:rPr>
          <w:lang w:val="en-US"/>
        </w:rPr>
      </w:pPr>
      <w:r>
        <w:rPr>
          <w:lang w:val="en-US"/>
        </w:rPr>
        <w:t xml:space="preserve"> “</w:t>
      </w:r>
      <w:r>
        <w:rPr>
          <w:b/>
          <w:lang w:val="en-US"/>
        </w:rPr>
        <w:t>Ready For Service</w:t>
      </w:r>
      <w:r>
        <w:rPr>
          <w:lang w:val="en-US"/>
        </w:rPr>
        <w:t>” means date and time recorded in AkzoNobel ServiceNow ticketing system that Supplier announces and confirms the requested change is ready and the service is ready for usage and acceptance testing by AkzoNobel can be started.</w:t>
      </w:r>
    </w:p>
    <w:p>
      <w:pPr>
        <w:pStyle w:val="LegalBodyText"/>
        <w:ind w:left="450"/>
        <w:rPr>
          <w:lang w:val="en-US"/>
        </w:rPr>
      </w:pPr>
      <w:r>
        <w:rPr>
          <w:b/>
          <w:lang w:val="en-US"/>
        </w:rPr>
        <w:t xml:space="preserve"> “</w:t>
      </w:r>
      <w:r>
        <w:rPr>
          <w:b/>
          <w:lang w:val="en-US"/>
        </w:rPr>
        <w:t>Service Window”</w:t>
      </w:r>
      <w:r>
        <w:rPr>
          <w:lang w:val="en-US"/>
        </w:rPr>
        <w:t xml:space="preserve"> means the applicable time coverage of service level calculation as indicated in Annex 12 - Appendix A - NGC Master Site List</w:t>
      </w:r>
    </w:p>
    <w:p>
      <w:pPr>
        <w:pStyle w:val="LegalBodyText"/>
        <w:ind w:left="426"/>
        <w:rPr>
          <w:lang w:val="en-US"/>
        </w:rPr>
      </w:pPr>
      <w:r>
        <w:rPr>
          <w:lang w:val="en-US"/>
        </w:rPr>
        <w:t>"</w:t>
      </w:r>
      <w:r>
        <w:rPr>
          <w:rStyle w:val="LegalRunningLeader"/>
          <w:lang w:val="en-US"/>
        </w:rPr>
        <w:t>SLA</w:t>
      </w:r>
      <w:r>
        <w:rPr>
          <w:lang w:val="en-US"/>
        </w:rPr>
        <w:t>" means this Service Level Agreement for the Managed VWAN Service.</w:t>
      </w:r>
    </w:p>
    <w:p>
      <w:pPr>
        <w:pStyle w:val="LegalBodyText"/>
        <w:ind w:left="426"/>
        <w:rPr/>
      </w:pPr>
      <w:r>
        <w:rPr>
          <w:b/>
        </w:rPr>
        <w:t xml:space="preserve"> “</w:t>
      </w:r>
      <w:r>
        <w:rPr>
          <w:b/>
        </w:rPr>
        <w:t>Day”</w:t>
      </w:r>
      <w:r>
        <w:rPr/>
        <w:t xml:space="preserve"> means 24 hours counted in real time.</w:t>
      </w:r>
    </w:p>
    <w:p>
      <w:pPr>
        <w:pStyle w:val="LegalBodyText"/>
        <w:ind w:left="426"/>
        <w:rPr/>
      </w:pPr>
      <w:r>
        <w:rPr>
          <w:b/>
        </w:rPr>
        <w:t>“</w:t>
      </w:r>
      <w:r>
        <w:rPr>
          <w:b/>
        </w:rPr>
        <w:t>Business day</w:t>
      </w:r>
      <w:r>
        <w:rPr/>
        <w:t>” means one day Monday through Friday, except for days that are Public holidays. Business Day is equal to eight Business Hours between 09:00AM and 05:00PM CET.</w:t>
      </w:r>
    </w:p>
    <w:p>
      <w:pPr>
        <w:pStyle w:val="LegalBodyText"/>
        <w:ind w:left="426"/>
        <w:rPr/>
      </w:pPr>
      <w:r>
        <w:rPr>
          <w:b/>
        </w:rPr>
        <w:t>“</w:t>
      </w:r>
      <w:r>
        <w:rPr>
          <w:b/>
        </w:rPr>
        <w:t>Business hour”</w:t>
      </w:r>
      <w:r>
        <w:rPr/>
        <w:t xml:space="preserve"> means one hour of time during a Business Day.</w:t>
      </w:r>
    </w:p>
    <w:p>
      <w:pPr>
        <w:pStyle w:val="LegalBodyText"/>
        <w:ind w:left="426"/>
        <w:rPr/>
      </w:pPr>
      <w:r>
        <w:rPr>
          <w:b/>
        </w:rPr>
        <w:t>“</w:t>
      </w:r>
      <w:r>
        <w:rPr>
          <w:b/>
        </w:rPr>
        <w:t xml:space="preserve">Reaction time” </w:t>
      </w:r>
      <w:r>
        <w:rPr/>
        <w:t>is defined as the time elapsed between reporting the issue and the time when support team responds and start to analyze an issue.</w:t>
      </w:r>
    </w:p>
    <w:p>
      <w:pPr>
        <w:pStyle w:val="LegalBodyText"/>
        <w:ind w:left="426"/>
        <w:rPr/>
      </w:pPr>
      <w:r>
        <w:rPr>
          <w:b/>
        </w:rPr>
        <w:t>“</w:t>
      </w:r>
      <w:r>
        <w:rPr>
          <w:b/>
        </w:rPr>
        <w:t>Neutralization Time”</w:t>
      </w:r>
      <w:r>
        <w:rPr/>
        <w:t xml:space="preserve"> is defined as the time elapsed between reporting the issue and when it is addressed, either with a short-term workaround or by a change confirmed by diagnosis or test.</w:t>
      </w:r>
    </w:p>
    <w:p>
      <w:pPr>
        <w:pStyle w:val="LegalBodyText"/>
        <w:ind w:left="426"/>
        <w:rPr>
          <w:rFonts w:ascii="Cambria Math" w:hAnsi="Cambria Math" w:cs="Cambria Math"/>
        </w:rPr>
      </w:pPr>
      <w:r>
        <w:rPr>
          <w:b/>
        </w:rPr>
        <w:t>“</w:t>
      </w:r>
      <w:r>
        <w:rPr>
          <w:b/>
        </w:rPr>
        <w:t>Resolution time</w:t>
      </w:r>
      <w:r>
        <w:rPr/>
        <w:t xml:space="preserve">” is defined as the time elapsed between reporting the issue and when it is addressed with a permanent solution. </w:t>
      </w:r>
    </w:p>
    <w:p>
      <w:pPr>
        <w:pStyle w:val="LegalBodyText"/>
        <w:ind w:left="426"/>
        <w:rPr>
          <w:lang w:val="en-US"/>
        </w:rPr>
      </w:pPr>
      <w:r>
        <w:rPr>
          <w:b/>
        </w:rPr>
        <w:t>“</w:t>
      </w:r>
      <w:r>
        <w:rPr>
          <w:b/>
        </w:rPr>
        <w:t>Best Effort”</w:t>
      </w:r>
      <w:r>
        <w:rPr/>
        <w:t xml:space="preserve"> means services undertaken in the shortest possible time and carried out with the utmost care and professional approach, delivered in the shortest possible time. In response to the issue, the Supplier will propose an implementation schedule </w:t>
      </w:r>
    </w:p>
    <w:p>
      <w:pPr>
        <w:pStyle w:val="Annex2"/>
        <w:numPr>
          <w:ilvl w:val="1"/>
          <w:numId w:val="5"/>
        </w:numPr>
        <w:tabs>
          <w:tab w:val="clear" w:pos="720"/>
          <w:tab w:val="left" w:pos="450" w:leader="none"/>
        </w:tabs>
        <w:spacing w:before="240" w:after="120"/>
        <w:ind w:hanging="450" w:left="450"/>
        <w:rPr>
          <w:lang w:val="en-US"/>
        </w:rPr>
      </w:pPr>
      <w:bookmarkStart w:id="5" w:name="_Ref397952484"/>
      <w:r>
        <w:rPr>
          <w:lang w:val="en-US"/>
        </w:rPr>
        <w:t xml:space="preserve">  </w:t>
      </w:r>
      <w:bookmarkEnd w:id="5"/>
      <w:r>
        <w:rPr>
          <w:lang w:val="en-US"/>
        </w:rPr>
        <w:t>Managed VWAN category definitions</w:t>
      </w:r>
      <w:r>
        <w:rPr>
          <w:highlight w:val="yellow"/>
          <w:lang w:val="en-US"/>
        </w:rPr>
        <w:t xml:space="preserve"> </w:t>
      </w:r>
    </w:p>
    <w:p>
      <w:pPr>
        <w:pStyle w:val="Caption"/>
        <w:ind w:left="0"/>
        <w:rPr>
          <w:rFonts w:cs="Tahoma"/>
          <w:sz w:val="18"/>
        </w:rPr>
      </w:pPr>
      <w:r>
        <w:rPr>
          <w:rFonts w:cs="Tahoma"/>
          <w:sz w:val="18"/>
        </w:rPr>
        <w:t xml:space="preserve">Table </w:t>
      </w:r>
      <w:r>
        <w:rPr>
          <w:rFonts w:cs="Tahoma"/>
          <w:sz w:val="18"/>
        </w:rPr>
        <w:fldChar w:fldCharType="begin"/>
      </w:r>
      <w:r>
        <w:rPr>
          <w:sz w:val="18"/>
          <w:rFonts w:cs="Tahoma"/>
        </w:rPr>
        <w:instrText xml:space="preserve"> SEQ Table \* ARABIC </w:instrText>
      </w:r>
      <w:r>
        <w:rPr>
          <w:sz w:val="18"/>
          <w:rFonts w:cs="Tahoma"/>
        </w:rPr>
        <w:fldChar w:fldCharType="separate"/>
      </w:r>
      <w:r>
        <w:rPr>
          <w:sz w:val="18"/>
          <w:rFonts w:cs="Tahoma"/>
        </w:rPr>
        <w:t>1</w:t>
      </w:r>
      <w:r>
        <w:rPr>
          <w:sz w:val="18"/>
          <w:rFonts w:cs="Tahoma"/>
        </w:rPr>
        <w:fldChar w:fldCharType="end"/>
      </w:r>
      <w:r>
        <w:rPr>
          <w:rFonts w:cs="Tahoma"/>
          <w:sz w:val="18"/>
        </w:rPr>
        <w:t xml:space="preserve"> - Issue categorization</w:t>
      </w:r>
    </w:p>
    <w:tbl>
      <w:tblPr>
        <w:tblStyle w:val="TableGrid"/>
        <w:tblW w:w="8041" w:type="dxa"/>
        <w:jc w:val="left"/>
        <w:tblInd w:w="493" w:type="dxa"/>
        <w:tblLayout w:type="fixed"/>
        <w:tblCellMar>
          <w:top w:w="0" w:type="dxa"/>
          <w:left w:w="108" w:type="dxa"/>
          <w:bottom w:w="0" w:type="dxa"/>
          <w:right w:w="108" w:type="dxa"/>
        </w:tblCellMar>
        <w:tblLook w:val="0420" w:noHBand="0" w:noVBand="1" w:firstColumn="0" w:lastRow="0" w:lastColumn="0" w:firstRow="1"/>
      </w:tblPr>
      <w:tblGrid>
        <w:gridCol w:w="997"/>
        <w:gridCol w:w="1548"/>
        <w:gridCol w:w="5496"/>
      </w:tblGrid>
      <w:tr>
        <w:trPr>
          <w:trHeight w:val="617" w:hRule="atLeast"/>
        </w:trPr>
        <w:tc>
          <w:tcPr>
            <w:tcW w:w="997" w:type="dxa"/>
            <w:tcBorders/>
          </w:tcPr>
          <w:p>
            <w:pPr>
              <w:pStyle w:val="Graphic"/>
              <w:widowControl/>
              <w:spacing w:before="0" w:after="240"/>
              <w:ind w:left="0"/>
              <w:jc w:val="left"/>
              <w:rPr>
                <w:rFonts w:ascii="Arial" w:hAnsi="Arial" w:cs="Arial"/>
                <w:b/>
                <w:sz w:val="18"/>
                <w:szCs w:val="18"/>
                <w:lang w:val="pl-PL" w:eastAsia="en-US"/>
              </w:rPr>
            </w:pPr>
            <w:r>
              <w:rPr>
                <w:rFonts w:cs="Arial" w:ascii="Arial" w:hAnsi="Arial"/>
                <w:b/>
                <w:kern w:val="0"/>
                <w:sz w:val="18"/>
                <w:szCs w:val="18"/>
                <w:lang w:eastAsia="en-US" w:bidi="ar-SA"/>
              </w:rPr>
              <w:t>Category</w:t>
            </w:r>
          </w:p>
        </w:tc>
        <w:tc>
          <w:tcPr>
            <w:tcW w:w="1548" w:type="dxa"/>
            <w:tcBorders/>
          </w:tcPr>
          <w:p>
            <w:pPr>
              <w:pStyle w:val="Graphic"/>
              <w:widowControl/>
              <w:spacing w:before="0" w:after="240"/>
              <w:ind w:left="0"/>
              <w:jc w:val="left"/>
              <w:rPr>
                <w:rFonts w:ascii="Arial" w:hAnsi="Arial" w:cs="Arial"/>
                <w:b/>
                <w:sz w:val="18"/>
                <w:szCs w:val="18"/>
                <w:lang w:val="pl-PL" w:eastAsia="en-US"/>
              </w:rPr>
            </w:pPr>
            <w:r>
              <w:rPr>
                <w:rFonts w:cs="Arial" w:ascii="Arial" w:hAnsi="Arial"/>
                <w:b/>
                <w:kern w:val="0"/>
                <w:sz w:val="18"/>
                <w:szCs w:val="18"/>
                <w:lang w:val="pl-PL" w:eastAsia="en-US" w:bidi="ar-SA"/>
              </w:rPr>
              <w:t>Priority</w:t>
            </w:r>
          </w:p>
        </w:tc>
        <w:tc>
          <w:tcPr>
            <w:tcW w:w="5496" w:type="dxa"/>
            <w:tcBorders/>
          </w:tcPr>
          <w:p>
            <w:pPr>
              <w:pStyle w:val="Graphic"/>
              <w:widowControl/>
              <w:spacing w:before="0" w:after="240"/>
              <w:ind w:left="0"/>
              <w:jc w:val="left"/>
              <w:rPr>
                <w:rFonts w:ascii="Arial" w:hAnsi="Arial" w:cs="Arial"/>
                <w:b/>
                <w:sz w:val="18"/>
                <w:szCs w:val="18"/>
                <w:lang w:val="pl-PL" w:eastAsia="en-US"/>
              </w:rPr>
            </w:pPr>
            <w:r>
              <w:rPr>
                <w:rFonts w:cs="Arial" w:ascii="Arial" w:hAnsi="Arial"/>
                <w:b/>
                <w:kern w:val="0"/>
                <w:sz w:val="18"/>
                <w:szCs w:val="18"/>
                <w:lang w:val="pl-PL" w:eastAsia="en-US" w:bidi="ar-SA"/>
              </w:rPr>
              <w:t>Definition</w:t>
            </w:r>
          </w:p>
        </w:tc>
      </w:tr>
      <w:tr>
        <w:trPr>
          <w:trHeight w:val="858" w:hRule="atLeast"/>
        </w:trPr>
        <w:tc>
          <w:tcPr>
            <w:tcW w:w="997"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Critical</w:t>
            </w:r>
          </w:p>
        </w:tc>
        <w:tc>
          <w:tcPr>
            <w:tcW w:w="1548"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Priority_1</w:t>
            </w:r>
          </w:p>
        </w:tc>
        <w:tc>
          <w:tcPr>
            <w:tcW w:w="5496" w:type="dxa"/>
            <w:tcBorders/>
          </w:tcPr>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Complete loss of service availability or other critical aspects such as:</w:t>
            </w:r>
          </w:p>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Unavailability of the service.</w:t>
            </w:r>
          </w:p>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The Errors resulting in the loss of data or data availability.</w:t>
            </w:r>
          </w:p>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The decline in service performance affecting most users.</w:t>
            </w:r>
          </w:p>
        </w:tc>
      </w:tr>
      <w:tr>
        <w:trPr>
          <w:trHeight w:val="644" w:hRule="atLeast"/>
        </w:trPr>
        <w:tc>
          <w:tcPr>
            <w:tcW w:w="997"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Major</w:t>
            </w:r>
          </w:p>
        </w:tc>
        <w:tc>
          <w:tcPr>
            <w:tcW w:w="1548"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Priority_2</w:t>
            </w:r>
          </w:p>
        </w:tc>
        <w:tc>
          <w:tcPr>
            <w:tcW w:w="5496" w:type="dxa"/>
            <w:tcBorders/>
          </w:tcPr>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Partial unavailability of the service or decreased performance of the service affects a moderate number of users.</w:t>
            </w:r>
          </w:p>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Limited access to the user interface.</w:t>
            </w:r>
          </w:p>
        </w:tc>
      </w:tr>
      <w:tr>
        <w:trPr>
          <w:trHeight w:val="592" w:hRule="atLeast"/>
        </w:trPr>
        <w:tc>
          <w:tcPr>
            <w:tcW w:w="997"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Minor</w:t>
            </w:r>
          </w:p>
        </w:tc>
        <w:tc>
          <w:tcPr>
            <w:tcW w:w="1548"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Priority_3</w:t>
            </w:r>
          </w:p>
        </w:tc>
        <w:tc>
          <w:tcPr>
            <w:tcW w:w="5496" w:type="dxa"/>
            <w:tcBorders/>
          </w:tcPr>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Unavailability of less important service functions that do not directly affect users.</w:t>
            </w:r>
          </w:p>
        </w:tc>
      </w:tr>
      <w:tr>
        <w:trPr>
          <w:trHeight w:val="592" w:hRule="atLeast"/>
        </w:trPr>
        <w:tc>
          <w:tcPr>
            <w:tcW w:w="997"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BAU</w:t>
            </w:r>
          </w:p>
        </w:tc>
        <w:tc>
          <w:tcPr>
            <w:tcW w:w="1548" w:type="dxa"/>
            <w:tcBorders/>
          </w:tcPr>
          <w:p>
            <w:pPr>
              <w:pStyle w:val="Graphic"/>
              <w:widowControl/>
              <w:spacing w:before="0" w:after="240"/>
              <w:ind w:left="0"/>
              <w:jc w:val="left"/>
              <w:rPr>
                <w:rFonts w:ascii="Arial" w:hAnsi="Arial" w:cs="Arial"/>
                <w:sz w:val="18"/>
                <w:szCs w:val="18"/>
                <w:lang w:val="pl-PL" w:eastAsia="en-US"/>
              </w:rPr>
            </w:pPr>
            <w:r>
              <w:rPr>
                <w:rFonts w:cs="Arial" w:ascii="Arial" w:hAnsi="Arial"/>
                <w:kern w:val="0"/>
                <w:sz w:val="18"/>
                <w:szCs w:val="18"/>
                <w:lang w:val="pl-PL" w:eastAsia="en-US" w:bidi="ar-SA"/>
              </w:rPr>
              <w:t>Priority_4</w:t>
            </w:r>
          </w:p>
        </w:tc>
        <w:tc>
          <w:tcPr>
            <w:tcW w:w="5496" w:type="dxa"/>
            <w:tcBorders/>
          </w:tcPr>
          <w:p>
            <w:pPr>
              <w:pStyle w:val="Graphic"/>
              <w:widowControl/>
              <w:spacing w:before="0" w:after="60"/>
              <w:ind w:left="0"/>
              <w:jc w:val="left"/>
              <w:rPr>
                <w:rFonts w:ascii="Arial" w:hAnsi="Arial" w:cs="Arial"/>
                <w:sz w:val="18"/>
                <w:szCs w:val="18"/>
                <w:lang w:eastAsia="en-US"/>
              </w:rPr>
            </w:pPr>
            <w:r>
              <w:rPr>
                <w:rFonts w:cs="Arial" w:ascii="Arial" w:hAnsi="Arial"/>
                <w:kern w:val="0"/>
                <w:sz w:val="18"/>
                <w:szCs w:val="18"/>
                <w:lang w:eastAsia="en-US" w:bidi="ar-SA"/>
              </w:rPr>
              <w:t>Current BAU tasks reported by AkzoNobel employees.</w:t>
            </w:r>
          </w:p>
        </w:tc>
      </w:tr>
    </w:tbl>
    <w:p>
      <w:pPr>
        <w:pStyle w:val="ListParagraph"/>
        <w:ind w:left="360"/>
        <w:rPr>
          <w:lang w:val="en-US"/>
        </w:rPr>
      </w:pPr>
      <w:r>
        <w:rPr>
          <w:lang w:val="en-US"/>
        </w:rPr>
      </w:r>
    </w:p>
    <w:p>
      <w:pPr>
        <w:pStyle w:val="ListParagraph"/>
        <w:ind w:left="360"/>
        <w:rPr/>
      </w:pPr>
      <w:r>
        <w:rPr/>
      </w:r>
    </w:p>
    <w:p>
      <w:pPr>
        <w:pStyle w:val="LegalBodyText"/>
        <w:rPr>
          <w:lang w:val="en-US"/>
        </w:rPr>
      </w:pPr>
      <w:r>
        <w:rPr>
          <w:lang w:val="en-US"/>
        </w:rPr>
      </w:r>
    </w:p>
    <w:p>
      <w:pPr>
        <w:pStyle w:val="Annex2"/>
        <w:numPr>
          <w:ilvl w:val="1"/>
          <w:numId w:val="5"/>
        </w:numPr>
        <w:tabs>
          <w:tab w:val="clear" w:pos="720"/>
          <w:tab w:val="left" w:pos="450" w:leader="none"/>
        </w:tabs>
        <w:spacing w:before="240" w:after="120"/>
        <w:ind w:hanging="450" w:left="450"/>
        <w:rPr>
          <w:lang w:val="en-US"/>
        </w:rPr>
      </w:pPr>
      <w:bookmarkStart w:id="6" w:name="_Ref397953426"/>
      <w:r>
        <w:rPr>
          <w:lang w:val="en-US"/>
        </w:rPr>
        <w:t xml:space="preserve">Managed VWAN service levels </w:t>
      </w:r>
      <w:bookmarkEnd w:id="6"/>
    </w:p>
    <w:p>
      <w:pPr>
        <w:pStyle w:val="Annex3"/>
        <w:keepNext w:val="true"/>
        <w:numPr>
          <w:ilvl w:val="2"/>
          <w:numId w:val="5"/>
        </w:numPr>
        <w:ind w:hanging="450" w:left="450"/>
        <w:rPr/>
      </w:pPr>
      <w:bookmarkStart w:id="7" w:name="_Ref402008122"/>
      <w:bookmarkEnd w:id="7"/>
      <w:r>
        <w:rPr>
          <w:b/>
        </w:rPr>
        <w:t xml:space="preserve">SLA for Incident management. </w:t>
      </w:r>
    </w:p>
    <w:p>
      <w:pPr>
        <w:pStyle w:val="BodyText1"/>
        <w:keepNext w:val="true"/>
        <w:ind w:left="450"/>
        <w:rPr>
          <w:rFonts w:ascii="Arial Nova" w:hAnsi="Arial Nova" w:eastAsia="Arial"/>
        </w:rPr>
      </w:pPr>
      <w:r>
        <w:rPr>
          <w:rFonts w:eastAsia="Arial" w:ascii="Arial Nova" w:hAnsi="Arial Nova"/>
        </w:rPr>
        <w:t>Reacting to reports of platform errors, supplying work-around will all take place within fixed SLA times (as proposed in the table below) to minimize functionality or system down-time on the production environment.</w:t>
      </w:r>
    </w:p>
    <w:p>
      <w:pPr>
        <w:pStyle w:val="Caption"/>
        <w:ind w:left="0"/>
        <w:rPr>
          <w:rFonts w:cs="Tahoma"/>
          <w:sz w:val="18"/>
        </w:rPr>
      </w:pPr>
      <w:bookmarkStart w:id="8" w:name="_Toc533066378"/>
      <w:bookmarkStart w:id="9" w:name="_Ref504577019"/>
      <w:r>
        <w:rPr>
          <w:rFonts w:cs="Tahoma"/>
          <w:sz w:val="18"/>
        </w:rPr>
        <w:t xml:space="preserve">Table </w:t>
      </w:r>
      <w:r>
        <w:rPr>
          <w:rFonts w:cs="Tahoma"/>
          <w:sz w:val="18"/>
        </w:rPr>
        <w:fldChar w:fldCharType="begin"/>
      </w:r>
      <w:r>
        <w:rPr>
          <w:sz w:val="18"/>
          <w:rFonts w:cs="Tahoma"/>
        </w:rPr>
        <w:instrText xml:space="preserve"> SEQ Table \* ARABIC </w:instrText>
      </w:r>
      <w:r>
        <w:rPr>
          <w:sz w:val="18"/>
          <w:rFonts w:cs="Tahoma"/>
        </w:rPr>
        <w:fldChar w:fldCharType="separate"/>
      </w:r>
      <w:r>
        <w:rPr>
          <w:sz w:val="18"/>
          <w:rFonts w:cs="Tahoma"/>
        </w:rPr>
        <w:t>2</w:t>
      </w:r>
      <w:r>
        <w:rPr>
          <w:sz w:val="18"/>
          <w:rFonts w:cs="Tahoma"/>
        </w:rPr>
        <w:fldChar w:fldCharType="end"/>
      </w:r>
      <w:r>
        <w:rPr>
          <w:rFonts w:cs="Tahoma"/>
          <w:sz w:val="18"/>
        </w:rPr>
        <w:t xml:space="preserve"> - </w:t>
      </w:r>
      <w:bookmarkEnd w:id="8"/>
      <w:bookmarkEnd w:id="9"/>
      <w:r>
        <w:rPr>
          <w:rFonts w:cs="Tahoma"/>
          <w:sz w:val="18"/>
        </w:rPr>
        <w:t>SLA for Incident Management</w:t>
      </w:r>
    </w:p>
    <w:tbl>
      <w:tblPr>
        <w:tblStyle w:val="TableGrid"/>
        <w:tblW w:w="7959" w:type="dxa"/>
        <w:jc w:val="left"/>
        <w:tblInd w:w="559" w:type="dxa"/>
        <w:tblLayout w:type="fixed"/>
        <w:tblCellMar>
          <w:top w:w="0" w:type="dxa"/>
          <w:left w:w="108" w:type="dxa"/>
          <w:bottom w:w="0" w:type="dxa"/>
          <w:right w:w="108" w:type="dxa"/>
        </w:tblCellMar>
        <w:tblLook w:val="0420" w:noHBand="0" w:noVBand="1" w:firstColumn="0" w:lastRow="0" w:lastColumn="0" w:firstRow="1"/>
      </w:tblPr>
      <w:tblGrid>
        <w:gridCol w:w="1926"/>
        <w:gridCol w:w="1848"/>
        <w:gridCol w:w="2167"/>
        <w:gridCol w:w="2017"/>
      </w:tblGrid>
      <w:tr>
        <w:trPr>
          <w:trHeight w:val="552" w:hRule="atLeast"/>
        </w:trPr>
        <w:tc>
          <w:tcPr>
            <w:tcW w:w="1926" w:type="dxa"/>
            <w:tcBorders/>
          </w:tcPr>
          <w:p>
            <w:pPr>
              <w:pStyle w:val="BodyText1"/>
              <w:keepNext w:val="true"/>
              <w:widowControl/>
              <w:spacing w:before="0" w:after="120"/>
              <w:ind w:left="450"/>
              <w:jc w:val="left"/>
              <w:rPr>
                <w:rFonts w:ascii="Arial" w:hAnsi="Arial" w:eastAsia="Arial" w:cs="Arial"/>
                <w:b/>
                <w:bCs/>
                <w:sz w:val="18"/>
                <w:szCs w:val="18"/>
                <w:lang w:val="pl-PL" w:eastAsia="en-GB"/>
              </w:rPr>
            </w:pPr>
            <w:r>
              <w:rPr>
                <w:rFonts w:eastAsia="Arial" w:cs="Arial" w:ascii="Arial" w:hAnsi="Arial"/>
                <w:b/>
                <w:bCs/>
                <w:kern w:val="0"/>
                <w:sz w:val="18"/>
                <w:szCs w:val="18"/>
                <w:lang w:val="en-US" w:eastAsia="en-GB" w:bidi="ar-SA"/>
              </w:rPr>
              <w:t>Issue category</w:t>
            </w:r>
          </w:p>
        </w:tc>
        <w:tc>
          <w:tcPr>
            <w:tcW w:w="1848" w:type="dxa"/>
            <w:tcBorders/>
          </w:tcPr>
          <w:p>
            <w:pPr>
              <w:pStyle w:val="BodyText1"/>
              <w:keepNext w:val="true"/>
              <w:widowControl/>
              <w:spacing w:before="0" w:after="120"/>
              <w:ind w:left="450"/>
              <w:jc w:val="left"/>
              <w:rPr>
                <w:rFonts w:ascii="Arial" w:hAnsi="Arial" w:eastAsia="Arial" w:cs="Arial"/>
                <w:b/>
                <w:bCs/>
                <w:sz w:val="18"/>
                <w:szCs w:val="18"/>
                <w:lang w:val="pl-PL" w:eastAsia="en-GB"/>
              </w:rPr>
            </w:pPr>
            <w:r>
              <w:rPr>
                <w:rFonts w:eastAsia="Arial" w:cs="Arial" w:ascii="Arial" w:hAnsi="Arial"/>
                <w:b/>
                <w:bCs/>
                <w:kern w:val="0"/>
                <w:sz w:val="18"/>
                <w:szCs w:val="18"/>
                <w:lang w:val="pl-PL" w:eastAsia="en-GB" w:bidi="ar-SA"/>
              </w:rPr>
              <w:t>Reaction time</w:t>
            </w:r>
          </w:p>
        </w:tc>
        <w:tc>
          <w:tcPr>
            <w:tcW w:w="2167" w:type="dxa"/>
            <w:tcBorders/>
          </w:tcPr>
          <w:p>
            <w:pPr>
              <w:pStyle w:val="BodyText1"/>
              <w:keepNext w:val="true"/>
              <w:widowControl/>
              <w:spacing w:before="0" w:after="120"/>
              <w:ind w:left="450"/>
              <w:jc w:val="left"/>
              <w:rPr>
                <w:rFonts w:ascii="Arial" w:hAnsi="Arial" w:eastAsia="Arial" w:cs="Arial"/>
                <w:b/>
                <w:bCs/>
                <w:sz w:val="18"/>
                <w:szCs w:val="18"/>
                <w:lang w:val="pl-PL" w:eastAsia="en-GB"/>
              </w:rPr>
            </w:pPr>
            <w:r>
              <w:rPr>
                <w:rFonts w:eastAsia="Arial" w:cs="Arial" w:ascii="Arial" w:hAnsi="Arial"/>
                <w:b/>
                <w:bCs/>
                <w:kern w:val="0"/>
                <w:sz w:val="18"/>
                <w:szCs w:val="18"/>
                <w:lang w:val="pl-PL" w:eastAsia="en-GB" w:bidi="ar-SA"/>
              </w:rPr>
              <w:t>Neutralizatin time</w:t>
            </w:r>
          </w:p>
        </w:tc>
        <w:tc>
          <w:tcPr>
            <w:tcW w:w="2017" w:type="dxa"/>
            <w:tcBorders/>
          </w:tcPr>
          <w:p>
            <w:pPr>
              <w:pStyle w:val="BodyText1"/>
              <w:keepNext w:val="true"/>
              <w:widowControl/>
              <w:spacing w:before="0" w:after="120"/>
              <w:ind w:left="450"/>
              <w:jc w:val="left"/>
              <w:rPr>
                <w:rFonts w:ascii="Arial" w:hAnsi="Arial" w:eastAsia="Arial" w:cs="Arial"/>
                <w:b/>
                <w:bCs/>
                <w:sz w:val="18"/>
                <w:szCs w:val="18"/>
                <w:lang w:val="pl-PL" w:eastAsia="en-GB"/>
              </w:rPr>
            </w:pPr>
            <w:r>
              <w:rPr>
                <w:rFonts w:eastAsia="Arial" w:cs="Arial" w:ascii="Arial" w:hAnsi="Arial"/>
                <w:b/>
                <w:bCs/>
                <w:kern w:val="0"/>
                <w:sz w:val="18"/>
                <w:szCs w:val="18"/>
                <w:lang w:val="pl-PL" w:eastAsia="en-GB" w:bidi="ar-SA"/>
              </w:rPr>
              <w:t>Resolution time</w:t>
            </w:r>
          </w:p>
        </w:tc>
      </w:tr>
      <w:tr>
        <w:trPr>
          <w:trHeight w:val="458" w:hRule="atLeast"/>
        </w:trPr>
        <w:tc>
          <w:tcPr>
            <w:tcW w:w="1926"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Critical</w:t>
            </w:r>
          </w:p>
        </w:tc>
        <w:tc>
          <w:tcPr>
            <w:tcW w:w="1848"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1h</w:t>
            </w:r>
          </w:p>
        </w:tc>
        <w:tc>
          <w:tcPr>
            <w:tcW w:w="216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4h</w:t>
            </w:r>
          </w:p>
        </w:tc>
        <w:tc>
          <w:tcPr>
            <w:tcW w:w="201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8h</w:t>
            </w:r>
          </w:p>
        </w:tc>
      </w:tr>
      <w:tr>
        <w:trPr>
          <w:trHeight w:val="431" w:hRule="atLeast"/>
        </w:trPr>
        <w:tc>
          <w:tcPr>
            <w:tcW w:w="1926"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Major</w:t>
            </w:r>
          </w:p>
        </w:tc>
        <w:tc>
          <w:tcPr>
            <w:tcW w:w="1848"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2h</w:t>
            </w:r>
          </w:p>
        </w:tc>
        <w:tc>
          <w:tcPr>
            <w:tcW w:w="216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8h</w:t>
            </w:r>
          </w:p>
        </w:tc>
        <w:tc>
          <w:tcPr>
            <w:tcW w:w="201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16h</w:t>
            </w:r>
          </w:p>
        </w:tc>
      </w:tr>
      <w:tr>
        <w:trPr>
          <w:trHeight w:val="449" w:hRule="atLeast"/>
        </w:trPr>
        <w:tc>
          <w:tcPr>
            <w:tcW w:w="1926"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Minor</w:t>
            </w:r>
          </w:p>
        </w:tc>
        <w:tc>
          <w:tcPr>
            <w:tcW w:w="1848"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4h</w:t>
            </w:r>
          </w:p>
        </w:tc>
        <w:tc>
          <w:tcPr>
            <w:tcW w:w="216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16h</w:t>
            </w:r>
          </w:p>
        </w:tc>
        <w:tc>
          <w:tcPr>
            <w:tcW w:w="201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24h</w:t>
            </w:r>
          </w:p>
        </w:tc>
      </w:tr>
      <w:tr>
        <w:trPr>
          <w:trHeight w:val="431" w:hRule="atLeast"/>
        </w:trPr>
        <w:tc>
          <w:tcPr>
            <w:tcW w:w="1926"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BAU</w:t>
            </w:r>
          </w:p>
        </w:tc>
        <w:tc>
          <w:tcPr>
            <w:tcW w:w="1848"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Best effort</w:t>
            </w:r>
          </w:p>
        </w:tc>
        <w:tc>
          <w:tcPr>
            <w:tcW w:w="216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NA</w:t>
            </w:r>
          </w:p>
        </w:tc>
        <w:tc>
          <w:tcPr>
            <w:tcW w:w="2017" w:type="dxa"/>
            <w:tcBorders/>
          </w:tcPr>
          <w:p>
            <w:pPr>
              <w:pStyle w:val="BodyText1"/>
              <w:keepNext w:val="true"/>
              <w:widowControl/>
              <w:spacing w:before="0" w:after="120"/>
              <w:ind w:left="450"/>
              <w:jc w:val="left"/>
              <w:rPr>
                <w:rFonts w:ascii="Arial" w:hAnsi="Arial" w:eastAsia="Arial" w:cs="Arial"/>
                <w:sz w:val="18"/>
                <w:szCs w:val="18"/>
                <w:lang w:val="pl-PL" w:eastAsia="en-GB"/>
              </w:rPr>
            </w:pPr>
            <w:r>
              <w:rPr>
                <w:rFonts w:eastAsia="Arial" w:cs="Arial" w:ascii="Arial" w:hAnsi="Arial"/>
                <w:kern w:val="0"/>
                <w:sz w:val="18"/>
                <w:szCs w:val="18"/>
                <w:lang w:val="pl-PL" w:eastAsia="en-GB" w:bidi="ar-SA"/>
              </w:rPr>
              <w:t>NA</w:t>
            </w:r>
          </w:p>
        </w:tc>
      </w:tr>
    </w:tbl>
    <w:p>
      <w:pPr>
        <w:pStyle w:val="BodyText1"/>
        <w:keepNext w:val="true"/>
        <w:ind w:left="450"/>
        <w:rPr>
          <w:rFonts w:ascii="Arial Nova" w:hAnsi="Arial Nova" w:eastAsia="Arial"/>
        </w:rPr>
      </w:pPr>
      <w:r>
        <w:rPr>
          <w:rFonts w:eastAsia="Arial" w:ascii="Arial Nova" w:hAnsi="Arial Nova"/>
        </w:rPr>
      </w:r>
    </w:p>
    <w:p>
      <w:pPr>
        <w:pStyle w:val="BodyText1"/>
        <w:keepNext w:val="true"/>
        <w:ind w:left="450"/>
        <w:rPr>
          <w:rFonts w:ascii="Arial Nova" w:hAnsi="Arial Nova" w:eastAsia="Arial"/>
        </w:rPr>
      </w:pPr>
      <w:r>
        <w:rPr>
          <w:rFonts w:eastAsia="Arial" w:ascii="Arial Nova" w:hAnsi="Arial Nova"/>
        </w:rPr>
      </w:r>
    </w:p>
    <w:p>
      <w:pPr>
        <w:pStyle w:val="Annex3"/>
        <w:keepNext w:val="true"/>
        <w:numPr>
          <w:ilvl w:val="2"/>
          <w:numId w:val="5"/>
        </w:numPr>
        <w:ind w:hanging="450" w:left="450"/>
        <w:rPr>
          <w:b/>
          <w:ins w:id="1" w:author="Rob Wilts" w:date="2021-09-30T21:58:00Z"/>
        </w:rPr>
      </w:pPr>
      <w:ins w:id="0" w:author="Rob Wilts" w:date="2021-09-30T21:58:00Z">
        <w:r>
          <w:rPr>
            <w:b/>
          </w:rPr>
          <w:t>Service Availability</w:t>
        </w:r>
      </w:ins>
    </w:p>
    <w:p>
      <w:pPr>
        <w:pStyle w:val="BodyText1"/>
        <w:keepNext w:val="true"/>
        <w:ind w:left="450"/>
        <w:rPr>
          <w:rFonts w:ascii="Arial Nova" w:hAnsi="Arial Nova" w:eastAsia="Arial"/>
        </w:rPr>
      </w:pPr>
      <w:r>
        <w:rPr>
          <w:rFonts w:eastAsia="Arial" w:ascii="Arial Nova" w:hAnsi="Arial Nova"/>
        </w:rPr>
        <w:t>The environment is implemented as high available with failover.</w:t>
      </w:r>
    </w:p>
    <w:p>
      <w:pPr>
        <w:pStyle w:val="BodyText1"/>
        <w:keepNext w:val="true"/>
        <w:ind w:left="450"/>
        <w:rPr>
          <w:rFonts w:ascii="Arial Nova" w:hAnsi="Arial Nova" w:eastAsia="Arial"/>
        </w:rPr>
      </w:pPr>
      <w:r>
        <w:rPr>
          <w:rFonts w:eastAsia="Arial" w:ascii="Arial Nova" w:hAnsi="Arial Nova"/>
        </w:rPr>
        <w:t>Orange will not be liable for service interruptions caused by the unavailability of the Azure cloud service, any third-party int</w:t>
      </w:r>
      <w:bookmarkStart w:id="10" w:name="_GoBack"/>
      <w:bookmarkEnd w:id="10"/>
      <w:r>
        <w:rPr>
          <w:rFonts w:eastAsia="Arial" w:ascii="Arial Nova" w:hAnsi="Arial Nova"/>
        </w:rPr>
        <w:t>ervention in the Azure cloud service outside control of Orange, or interventions caused by Microsoft and/or maintenance windows outages caused by Microsoft.</w:t>
      </w:r>
    </w:p>
    <w:p>
      <w:pPr>
        <w:pStyle w:val="BodyText1"/>
        <w:keepNext w:val="true"/>
        <w:ind w:left="450"/>
        <w:rPr>
          <w:rFonts w:ascii="Arial Nova" w:hAnsi="Arial Nova" w:eastAsia="Arial"/>
        </w:rPr>
      </w:pPr>
      <w:r>
        <w:rPr>
          <w:rFonts w:eastAsia="Arial" w:ascii="Arial Nova" w:hAnsi="Arial Nova"/>
        </w:rPr>
      </w:r>
      <w:bookmarkStart w:id="11" w:name="_Ref402008122"/>
      <w:bookmarkStart w:id="12" w:name="_Ref402008122"/>
      <w:bookmarkEnd w:id="12"/>
    </w:p>
    <w:p>
      <w:pPr>
        <w:pStyle w:val="AnnexTitle-End"/>
        <w:spacing w:before="240" w:after="60"/>
        <w:ind w:left="360"/>
        <w:jc w:val="center"/>
        <w:rPr>
          <w:rFonts w:ascii="Arial" w:hAnsi="Arial" w:cs="Arial"/>
          <w:lang w:val="en-US"/>
        </w:rPr>
      </w:pPr>
      <w:r>
        <w:rPr>
          <w:rFonts w:cs="Arial" w:ascii="Arial" w:hAnsi="Arial"/>
          <w:lang w:val="en-US"/>
        </w:rPr>
        <w:t xml:space="preserve">End of SERVICE LEVEL AGREEMENT FOR MANAGED VWAN SERVICE </w:t>
      </w:r>
    </w:p>
    <w:sectPr>
      <w:headerReference w:type="even" r:id="rId2"/>
      <w:headerReference w:type="default" r:id="rId3"/>
      <w:headerReference w:type="first" r:id="rId4"/>
      <w:footerReference w:type="even" r:id="rId5"/>
      <w:footerReference w:type="default" r:id="rId6"/>
      <w:footerReference w:type="first" r:id="rId7"/>
      <w:type w:val="nextPage"/>
      <w:pgSz w:w="11906" w:h="16838"/>
      <w:pgMar w:left="1418" w:right="1440" w:gutter="0" w:header="567" w:top="1077" w:footer="284" w:bottom="1077"/>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Arial">
    <w:charset w:val="01"/>
    <w:family w:val="roman"/>
    <w:pitch w:val="variable"/>
  </w:font>
  <w:font w:name="Cambria">
    <w:charset w:val="01"/>
    <w:family w:val="roman"/>
    <w:pitch w:val="variable"/>
    <w:embedRegular r:id="rId5" w:fontKey="{05014A78-CABC-4EF0-12AC-5CD89AEFDE05}"/>
    <w:embedBold r:id="rId6" w:fontKey="{06014A78-CABC-4EF0-12AC-5CD89AEFDE06}"/>
  </w:font>
  <w:font w:name="Helvetica 55 Roman">
    <w:charset w:val="01"/>
    <w:family w:val="roman"/>
    <w:pitch w:val="variable"/>
  </w:font>
  <w:font w:name="Tahoma">
    <w:charset w:val="01"/>
    <w:family w:val="roman"/>
    <w:pitch w:val="variable"/>
    <w:embedRegular r:id="rId7" w:fontKey="{07014A78-CABC-4EF0-12AC-5CD89AEFDE07}"/>
    <w:embedBold r:id="rId8" w:fontKey="{08014A78-CABC-4EF0-12AC-5CD89AEFDE08}"/>
  </w:font>
  <w:font w:name="Helvetica 45 Light">
    <w:charset w:val="01"/>
    <w:family w:val="roman"/>
    <w:pitch w:val="variable"/>
  </w:font>
  <w:font w:name="Liberation Sans">
    <w:altName w:val="Arial"/>
    <w:charset w:val="01"/>
    <w:family w:val="swiss"/>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Arial Bold">
    <w:charset w:val="01"/>
    <w:family w:val="roman"/>
    <w:pitch w:val="variable"/>
  </w:font>
  <w:font w:name="Helvetica">
    <w:altName w:val="Arial"/>
    <w:charset w:val="01"/>
    <w:family w:val="roman"/>
    <w:pitch w:val="variable"/>
  </w:font>
  <w:font w:name="Times New Roman">
    <w:charset w:val="01"/>
    <w:family w:val="roman"/>
    <w:pitch w:val="variable"/>
  </w:font>
  <w:font w:name="Cambria Math">
    <w:charset w:val="01"/>
    <w:family w:val="roman"/>
    <w:pitch w:val="variable"/>
  </w:font>
  <w:font w:name="Arial Nova">
    <w:charset w:val="01"/>
    <w:family w:val="roman"/>
    <w:pitch w:val="variable"/>
  </w:font>
  <w:font w:name="Garamond">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widowControl/>
      <w:bidi w:val="0"/>
      <w:spacing w:before="0" w:after="6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5" w:type="dxa"/>
      <w:tblLayout w:type="fixed"/>
      <w:tblCellMar>
        <w:top w:w="0" w:type="dxa"/>
        <w:left w:w="5" w:type="dxa"/>
        <w:bottom w:w="0" w:type="dxa"/>
        <w:right w:w="5" w:type="dxa"/>
      </w:tblCellMar>
      <w:tblLook w:val="0000" w:noHBand="0" w:noVBand="0" w:firstColumn="0" w:lastRow="0" w:lastColumn="0" w:firstRow="0"/>
    </w:tblPr>
    <w:tblGrid>
      <w:gridCol w:w="9048"/>
    </w:tblGrid>
    <w:tr>
      <w:trPr/>
      <w:tc>
        <w:tcPr>
          <w:tcW w:w="9048" w:type="dxa"/>
          <w:tcBorders>
            <w:top w:val="single" w:sz="4" w:space="0" w:color="000000"/>
            <w:left w:val="single" w:sz="4" w:space="0" w:color="FFFFFF"/>
            <w:bottom w:val="single" w:sz="4" w:space="0" w:color="FFFFFF"/>
            <w:right w:val="single" w:sz="4" w:space="0" w:color="FFFFFF"/>
          </w:tcBorders>
        </w:tcPr>
        <w:tbl>
          <w:tblPr>
            <w:tblW w:w="5000" w:type="pct"/>
            <w:jc w:val="left"/>
            <w:tblInd w:w="10" w:type="dxa"/>
            <w:tblLayout w:type="fixed"/>
            <w:tblCellMar>
              <w:top w:w="0" w:type="dxa"/>
              <w:left w:w="5" w:type="dxa"/>
              <w:bottom w:w="0" w:type="dxa"/>
              <w:right w:w="5" w:type="dxa"/>
            </w:tblCellMar>
            <w:tblLook w:val="0000" w:noHBand="0" w:noVBand="0" w:firstColumn="0" w:lastRow="0" w:lastColumn="0" w:firstRow="0"/>
          </w:tblPr>
          <w:tblGrid>
            <w:gridCol w:w="8131"/>
            <w:gridCol w:w="906"/>
          </w:tblGrid>
          <w:tr>
            <w:trPr/>
            <w:tc>
              <w:tcPr>
                <w:tcW w:w="8131" w:type="dxa"/>
                <w:tcBorders>
                  <w:top w:val="single" w:sz="4" w:space="0" w:color="000000"/>
                  <w:left w:val="single" w:sz="4" w:space="0" w:color="FFFFFF"/>
                  <w:bottom w:val="single" w:sz="4" w:space="0" w:color="FFFFFF"/>
                  <w:right w:val="single" w:sz="4" w:space="0" w:color="FFFFFF"/>
                </w:tcBorders>
              </w:tcPr>
              <w:tbl>
                <w:tblPr>
                  <w:tblW w:w="8725" w:type="dxa"/>
                  <w:jc w:val="left"/>
                  <w:tblInd w:w="10" w:type="dxa"/>
                  <w:tblLayout w:type="fixed"/>
                  <w:tblCellMar>
                    <w:top w:w="0" w:type="dxa"/>
                    <w:left w:w="5" w:type="dxa"/>
                    <w:bottom w:w="0" w:type="dxa"/>
                    <w:right w:w="5" w:type="dxa"/>
                  </w:tblCellMar>
                  <w:tblLook w:val="0000" w:noHBand="0" w:noVBand="0" w:firstColumn="0" w:lastRow="0" w:lastColumn="0" w:firstRow="0"/>
                </w:tblPr>
                <w:tblGrid>
                  <w:gridCol w:w="6300"/>
                  <w:gridCol w:w="2424"/>
                </w:tblGrid>
                <w:tr>
                  <w:trPr/>
                  <w:tc>
                    <w:tcPr>
                      <w:tcW w:w="6300" w:type="dxa"/>
                      <w:tcBorders>
                        <w:top w:val="single" w:sz="4" w:space="0" w:color="000000"/>
                        <w:left w:val="single" w:sz="4" w:space="0" w:color="FFFFFF"/>
                        <w:bottom w:val="single" w:sz="4" w:space="0" w:color="FFFFFF"/>
                        <w:right w:val="single" w:sz="4" w:space="0" w:color="FFFFFF"/>
                      </w:tcBorders>
                    </w:tcPr>
                    <w:p>
                      <w:pPr>
                        <w:pStyle w:val="Footer"/>
                        <w:rPr>
                          <w:b/>
                        </w:rPr>
                      </w:pPr>
                      <w:r>
                        <w:rPr>
                          <w:b/>
                        </w:rPr>
                        <w:t>CONFIDENTIAL</w:t>
                      </w:r>
                    </w:p>
                    <w:p>
                      <w:pPr>
                        <w:pStyle w:val="Footer"/>
                        <w:rPr/>
                      </w:pPr>
                      <w:r>
                        <w:rPr/>
                        <w:t>Annex XXX to MSA/NLD/AKZONOBEL/01042013</w:t>
                      </w:r>
                    </w:p>
                    <w:p>
                      <w:pPr>
                        <w:pStyle w:val="Footer"/>
                        <w:rPr/>
                      </w:pPr>
                      <w:r>
                        <w:rPr/>
                        <w:t>Orange is a member of the Orange group and operates under the brand name Orange Business Services.</w:t>
                      </w:r>
                    </w:p>
                    <w:p>
                      <w:pPr>
                        <w:pStyle w:val="Footer"/>
                        <w:widowControl/>
                        <w:bidi w:val="0"/>
                        <w:spacing w:before="0" w:after="60"/>
                        <w:jc w:val="left"/>
                        <w:rPr/>
                      </w:pPr>
                      <w:r>
                        <w:rPr/>
                        <w:t xml:space="preserve">Page </w:t>
                      </w:r>
                      <w:r>
                        <w:rPr/>
                        <w:fldChar w:fldCharType="begin"/>
                      </w:r>
                      <w:r>
                        <w:rPr/>
                        <w:instrText xml:space="preserve"> PAGE </w:instrText>
                      </w:r>
                      <w:r>
                        <w:rPr/>
                        <w:fldChar w:fldCharType="separate"/>
                      </w:r>
                      <w:r>
                        <w:rPr/>
                        <w:t>2</w:t>
                      </w:r>
                      <w:r>
                        <w:rPr/>
                        <w:fldChar w:fldCharType="end"/>
                      </w:r>
                      <w:r>
                        <w:rPr/>
                        <w:t xml:space="preserve"> of </w:t>
                      </w:r>
                      <w:r>
                        <w:rPr/>
                        <w:fldChar w:fldCharType="begin"/>
                      </w:r>
                      <w:r>
                        <w:rPr/>
                        <w:instrText xml:space="preserve"> NUMPAGES \* ARABIC </w:instrText>
                      </w:r>
                      <w:r>
                        <w:rPr/>
                        <w:fldChar w:fldCharType="separate"/>
                      </w:r>
                      <w:r>
                        <w:rPr/>
                        <w:t>2</w:t>
                      </w:r>
                      <w:r>
                        <w:rPr/>
                        <w:fldChar w:fldCharType="end"/>
                      </w:r>
                    </w:p>
                  </w:tc>
                  <w:tc>
                    <w:tcPr>
                      <w:tcW w:w="2424" w:type="dxa"/>
                      <w:tcBorders>
                        <w:top w:val="single" w:sz="4" w:space="0" w:color="000000"/>
                        <w:left w:val="single" w:sz="4" w:space="0" w:color="FFFFFF"/>
                        <w:bottom w:val="single" w:sz="4" w:space="0" w:color="FFFFFF"/>
                        <w:right w:val="single" w:sz="4" w:space="0" w:color="FFFFFF"/>
                      </w:tcBorders>
                    </w:tcPr>
                    <w:p>
                      <w:pPr>
                        <w:pStyle w:val="Footer"/>
                        <w:spacing w:before="120" w:after="60"/>
                        <w:rPr/>
                      </w:pPr>
                      <w:r>
                        <w:rPr/>
                        <w:t>Orange Business Netherlands B.V</w:t>
                      </w:r>
                    </w:p>
                    <w:p>
                      <w:pPr>
                        <w:pStyle w:val="Footer"/>
                        <w:spacing w:before="0" w:after="60"/>
                        <w:jc w:val="center"/>
                        <w:rPr/>
                      </w:pPr>
                      <w:r>
                        <w:rPr/>
                      </w:r>
                    </w:p>
                  </w:tc>
                </w:tr>
              </w:tbl>
              <w:p>
                <w:pPr>
                  <w:pStyle w:val="Footer"/>
                  <w:spacing w:before="0" w:after="60"/>
                  <w:rPr>
                    <w:rFonts w:cs="Arial"/>
                    <w:sz w:val="14"/>
                    <w:szCs w:val="14"/>
                  </w:rPr>
                </w:pPr>
                <w:r>
                  <w:rPr>
                    <w:rFonts w:cs="Arial"/>
                    <w:sz w:val="14"/>
                    <w:szCs w:val="14"/>
                  </w:rPr>
                </w:r>
              </w:p>
            </w:tc>
            <w:tc>
              <w:tcPr>
                <w:tcW w:w="906" w:type="dxa"/>
                <w:tcBorders>
                  <w:top w:val="single" w:sz="4" w:space="0" w:color="000000"/>
                  <w:left w:val="single" w:sz="4" w:space="0" w:color="FFFFFF"/>
                  <w:bottom w:val="single" w:sz="4" w:space="0" w:color="FFFFFF"/>
                  <w:right w:val="single" w:sz="4" w:space="0" w:color="FFFFFF"/>
                </w:tcBorders>
              </w:tcPr>
              <w:tbl>
                <w:tblPr>
                  <w:tblW w:w="9000" w:type="dxa"/>
                  <w:jc w:val="left"/>
                  <w:tblInd w:w="1346" w:type="dxa"/>
                  <w:tblLayout w:type="fixed"/>
                  <w:tblCellMar>
                    <w:top w:w="0" w:type="dxa"/>
                    <w:left w:w="108" w:type="dxa"/>
                    <w:bottom w:w="0" w:type="dxa"/>
                    <w:right w:w="108" w:type="dxa"/>
                  </w:tblCellMar>
                  <w:tblLook w:val="0000" w:noHBand="0" w:noVBand="0" w:firstColumn="0" w:lastRow="0" w:lastColumn="0" w:firstRow="0"/>
                </w:tblPr>
                <w:tblGrid>
                  <w:gridCol w:w="5220"/>
                  <w:gridCol w:w="3779"/>
                </w:tblGrid>
                <w:tr>
                  <w:trPr>
                    <w:cantSplit w:val="true"/>
                  </w:trPr>
                  <w:tc>
                    <w:tcPr>
                      <w:tcW w:w="5220" w:type="dxa"/>
                      <w:tcBorders>
                        <w:top w:val="single" w:sz="4" w:space="0" w:color="000000"/>
                      </w:tcBorders>
                    </w:tcPr>
                    <w:p>
                      <w:pPr>
                        <w:pStyle w:val="Footer"/>
                        <w:spacing w:before="0" w:after="60"/>
                        <w:ind w:hanging="860" w:left="860"/>
                        <w:jc w:val="both"/>
                        <w:rPr>
                          <w:sz w:val="16"/>
                          <w:szCs w:val="16"/>
                        </w:rPr>
                      </w:pPr>
                      <w:r>
                        <w:rPr>
                          <w:sz w:val="16"/>
                          <w:szCs w:val="16"/>
                        </w:rPr>
                      </w:r>
                    </w:p>
                  </w:tc>
                  <w:tc>
                    <w:tcPr>
                      <w:tcW w:w="3779" w:type="dxa"/>
                      <w:tcBorders>
                        <w:top w:val="single" w:sz="4" w:space="0" w:color="000000"/>
                      </w:tcBorders>
                    </w:tcPr>
                    <w:p>
                      <w:pPr>
                        <w:pStyle w:val="Footer"/>
                        <w:spacing w:before="0" w:after="60"/>
                        <w:jc w:val="right"/>
                        <w:rPr>
                          <w:b/>
                          <w:szCs w:val="12"/>
                        </w:rPr>
                      </w:pPr>
                      <w:r>
                        <w:rPr>
                          <w:b/>
                          <w:szCs w:val="12"/>
                        </w:rPr>
                      </w:r>
                    </w:p>
                  </w:tc>
                </w:tr>
              </w:tbl>
              <w:p>
                <w:pPr>
                  <w:pStyle w:val="Footer"/>
                  <w:spacing w:before="0" w:after="60"/>
                  <w:rPr>
                    <w:rFonts w:cs="Arial"/>
                    <w:sz w:val="14"/>
                    <w:szCs w:val="14"/>
                  </w:rPr>
                </w:pPr>
                <w:r>
                  <w:rPr>
                    <w:rFonts w:cs="Arial"/>
                    <w:sz w:val="14"/>
                    <w:szCs w:val="14"/>
                  </w:rPr>
                </w:r>
              </w:p>
            </w:tc>
          </w:tr>
        </w:tbl>
        <w:p>
          <w:pPr>
            <w:pStyle w:val="Footer"/>
            <w:widowControl/>
            <w:bidi w:val="0"/>
            <w:spacing w:before="0" w:after="60"/>
            <w:jc w:val="left"/>
            <w:rPr/>
          </w:pPr>
          <w:r>
            <w:rPr/>
          </w:r>
        </w:p>
      </w:tc>
    </w:tr>
  </w:tbl>
  <w:p>
    <w:pPr>
      <w:pStyle w:val="Footer"/>
      <w:widowControl/>
      <w:bidi w:val="0"/>
      <w:spacing w:before="0" w:after="6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5" w:type="dxa"/>
        <w:bottom w:w="0" w:type="dxa"/>
        <w:right w:w="5" w:type="dxa"/>
      </w:tblCellMar>
      <w:tblLook w:val="0000" w:noHBand="0" w:noVBand="0" w:firstColumn="0" w:lastRow="0" w:lastColumn="0" w:firstRow="0"/>
    </w:tblPr>
    <w:tblGrid>
      <w:gridCol w:w="8139"/>
      <w:gridCol w:w="908"/>
    </w:tblGrid>
    <w:tr>
      <w:trPr/>
      <w:tc>
        <w:tcPr>
          <w:tcW w:w="8139" w:type="dxa"/>
          <w:tcBorders>
            <w:top w:val="single" w:sz="4" w:space="0" w:color="000000"/>
            <w:left w:val="single" w:sz="4" w:space="0" w:color="FFFFFF"/>
            <w:bottom w:val="single" w:sz="4" w:space="0" w:color="FFFFFF"/>
            <w:right w:val="single" w:sz="4" w:space="0" w:color="FFFFFF"/>
          </w:tcBorders>
        </w:tcPr>
        <w:tbl>
          <w:tblPr>
            <w:tblW w:w="9900" w:type="dxa"/>
            <w:jc w:val="left"/>
            <w:tblInd w:w="10" w:type="dxa"/>
            <w:tblLayout w:type="fixed"/>
            <w:tblCellMar>
              <w:top w:w="0" w:type="dxa"/>
              <w:left w:w="5" w:type="dxa"/>
              <w:bottom w:w="0" w:type="dxa"/>
              <w:right w:w="5" w:type="dxa"/>
            </w:tblCellMar>
            <w:tblLook w:val="0000" w:noHBand="0" w:noVBand="0" w:firstColumn="0" w:lastRow="0" w:lastColumn="0" w:firstRow="0"/>
          </w:tblPr>
          <w:tblGrid>
            <w:gridCol w:w="8280"/>
            <w:gridCol w:w="1619"/>
          </w:tblGrid>
          <w:tr>
            <w:trPr/>
            <w:tc>
              <w:tcPr>
                <w:tcW w:w="8280" w:type="dxa"/>
                <w:tcBorders>
                  <w:top w:val="single" w:sz="4" w:space="0" w:color="000000"/>
                  <w:left w:val="single" w:sz="4" w:space="0" w:color="FFFFFF"/>
                  <w:bottom w:val="single" w:sz="4" w:space="0" w:color="FFFFFF"/>
                  <w:right w:val="single" w:sz="4" w:space="0" w:color="FFFFFF"/>
                </w:tcBorders>
              </w:tcPr>
              <w:tbl>
                <w:tblPr>
                  <w:tblW w:w="5000" w:type="pct"/>
                  <w:jc w:val="left"/>
                  <w:tblInd w:w="10" w:type="dxa"/>
                  <w:tblLayout w:type="fixed"/>
                  <w:tblCellMar>
                    <w:top w:w="0" w:type="dxa"/>
                    <w:left w:w="5" w:type="dxa"/>
                    <w:bottom w:w="0" w:type="dxa"/>
                    <w:right w:w="5" w:type="dxa"/>
                  </w:tblCellMar>
                  <w:tblLook w:val="0000" w:noHBand="0" w:noVBand="0" w:firstColumn="0" w:lastRow="0" w:lastColumn="0" w:firstRow="0"/>
                </w:tblPr>
                <w:tblGrid>
                  <w:gridCol w:w="8236"/>
                  <w:gridCol w:w="33"/>
                </w:tblGrid>
                <w:tr>
                  <w:trPr/>
                  <w:tc>
                    <w:tcPr>
                      <w:tcW w:w="8236" w:type="dxa"/>
                      <w:tcBorders>
                        <w:top w:val="single" w:sz="4" w:space="0" w:color="000000"/>
                        <w:left w:val="single" w:sz="4" w:space="0" w:color="FFFFFF"/>
                        <w:bottom w:val="single" w:sz="4" w:space="0" w:color="FFFFFF"/>
                        <w:right w:val="single" w:sz="4" w:space="0" w:color="FFFFFF"/>
                      </w:tcBorders>
                    </w:tcPr>
                    <w:tbl>
                      <w:tblPr>
                        <w:tblW w:w="8876" w:type="dxa"/>
                        <w:jc w:val="left"/>
                        <w:tblInd w:w="10" w:type="dxa"/>
                        <w:tblLayout w:type="fixed"/>
                        <w:tblCellMar>
                          <w:top w:w="0" w:type="dxa"/>
                          <w:left w:w="5" w:type="dxa"/>
                          <w:bottom w:w="0" w:type="dxa"/>
                          <w:right w:w="5" w:type="dxa"/>
                        </w:tblCellMar>
                        <w:tblLook w:val="0000" w:noHBand="0" w:noVBand="0" w:firstColumn="0" w:lastRow="0" w:lastColumn="0" w:firstRow="0"/>
                      </w:tblPr>
                      <w:tblGrid>
                        <w:gridCol w:w="6300"/>
                        <w:gridCol w:w="2575"/>
                      </w:tblGrid>
                      <w:tr>
                        <w:trPr/>
                        <w:tc>
                          <w:tcPr>
                            <w:tcW w:w="6300" w:type="dxa"/>
                            <w:tcBorders>
                              <w:top w:val="single" w:sz="4" w:space="0" w:color="000000"/>
                              <w:left w:val="single" w:sz="4" w:space="0" w:color="FFFFFF"/>
                              <w:bottom w:val="single" w:sz="4" w:space="0" w:color="FFFFFF"/>
                              <w:right w:val="single" w:sz="4" w:space="0" w:color="FFFFFF"/>
                            </w:tcBorders>
                          </w:tcPr>
                          <w:p>
                            <w:pPr>
                              <w:pStyle w:val="Footer"/>
                              <w:rPr>
                                <w:b/>
                              </w:rPr>
                            </w:pPr>
                            <w:r>
                              <w:rPr>
                                <w:b/>
                              </w:rPr>
                              <w:t>CONFIDENTIAL</w:t>
                            </w:r>
                          </w:p>
                          <w:p>
                            <w:pPr>
                              <w:pStyle w:val="Footer"/>
                              <w:rPr/>
                            </w:pPr>
                            <w:r>
                              <w:rPr/>
                              <w:t>Annex XXX to MSA/NLD/AKZONOBEL/01042013</w:t>
                            </w:r>
                          </w:p>
                          <w:p>
                            <w:pPr>
                              <w:pStyle w:val="Footer"/>
                              <w:rPr/>
                            </w:pPr>
                            <w:r>
                              <w:rPr/>
                              <w:t>Orange is a member of the France Telecom group and operates under the brand name Orange Business Services.</w:t>
                            </w:r>
                          </w:p>
                          <w:p>
                            <w:pPr>
                              <w:pStyle w:val="Footer"/>
                              <w:widowControl/>
                              <w:bidi w:val="0"/>
                              <w:spacing w:before="0" w:after="60"/>
                              <w:jc w:val="left"/>
                              <w:rPr/>
                            </w:pPr>
                            <w:r>
                              <w:rPr/>
                              <w:t xml:space="preserve">Page </w:t>
                            </w:r>
                            <w:r>
                              <w:rPr/>
                              <w:fldChar w:fldCharType="begin"/>
                            </w:r>
                            <w:r>
                              <w:rPr/>
                              <w:instrText xml:space="preserve"> PAGE </w:instrText>
                            </w:r>
                            <w:r>
                              <w:rPr/>
                              <w:fldChar w:fldCharType="separate"/>
                            </w:r>
                            <w:r>
                              <w:rPr/>
                              <w:t>1</w:t>
                            </w:r>
                            <w:r>
                              <w:rPr/>
                              <w:fldChar w:fldCharType="end"/>
                            </w:r>
                            <w:r>
                              <w:rPr/>
                              <w:t xml:space="preserve"> of </w:t>
                            </w:r>
                            <w:r>
                              <w:rPr/>
                              <w:fldChar w:fldCharType="begin"/>
                            </w:r>
                            <w:r>
                              <w:rPr/>
                              <w:instrText xml:space="preserve"> NUMPAGES \* ARABIC </w:instrText>
                            </w:r>
                            <w:r>
                              <w:rPr/>
                              <w:fldChar w:fldCharType="separate"/>
                            </w:r>
                            <w:r>
                              <w:rPr/>
                              <w:t>2</w:t>
                            </w:r>
                            <w:r>
                              <w:rPr/>
                              <w:fldChar w:fldCharType="end"/>
                            </w:r>
                          </w:p>
                        </w:tc>
                        <w:tc>
                          <w:tcPr>
                            <w:tcW w:w="2575" w:type="dxa"/>
                            <w:tcBorders>
                              <w:top w:val="single" w:sz="4" w:space="0" w:color="000000"/>
                              <w:left w:val="single" w:sz="4" w:space="0" w:color="FFFFFF"/>
                              <w:bottom w:val="single" w:sz="4" w:space="0" w:color="FFFFFF"/>
                              <w:right w:val="single" w:sz="4" w:space="0" w:color="FFFFFF"/>
                            </w:tcBorders>
                          </w:tcPr>
                          <w:p>
                            <w:pPr>
                              <w:pStyle w:val="Footer"/>
                              <w:spacing w:before="120" w:after="60"/>
                              <w:rPr/>
                            </w:pPr>
                            <w:r>
                              <w:rPr/>
                              <w:t>Orange Business Netherlands B.V</w:t>
                            </w:r>
                          </w:p>
                          <w:p>
                            <w:pPr>
                              <w:pStyle w:val="Footer"/>
                              <w:spacing w:before="0" w:after="60"/>
                              <w:jc w:val="center"/>
                              <w:rPr/>
                            </w:pPr>
                            <w:r>
                              <w:rPr/>
                            </w:r>
                          </w:p>
                        </w:tc>
                      </w:tr>
                    </w:tbl>
                    <w:p>
                      <w:pPr>
                        <w:pStyle w:val="Footer"/>
                        <w:spacing w:before="0" w:after="60"/>
                        <w:rPr>
                          <w:rFonts w:cs="Arial"/>
                          <w:sz w:val="14"/>
                          <w:szCs w:val="14"/>
                        </w:rPr>
                      </w:pPr>
                      <w:r>
                        <w:rPr>
                          <w:rFonts w:cs="Arial"/>
                          <w:sz w:val="14"/>
                          <w:szCs w:val="14"/>
                        </w:rPr>
                      </w:r>
                    </w:p>
                  </w:tc>
                  <w:tc>
                    <w:tcPr>
                      <w:tcW w:w="33" w:type="dxa"/>
                      <w:tcBorders>
                        <w:top w:val="single" w:sz="4" w:space="0" w:color="000000"/>
                        <w:left w:val="single" w:sz="4" w:space="0" w:color="FFFFFF"/>
                        <w:bottom w:val="single" w:sz="4" w:space="0" w:color="FFFFFF"/>
                        <w:right w:val="single" w:sz="4" w:space="0" w:color="FFFFFF"/>
                      </w:tcBorders>
                    </w:tcPr>
                    <w:tbl>
                      <w:tblPr>
                        <w:tblW w:w="9000" w:type="dxa"/>
                        <w:jc w:val="left"/>
                        <w:tblInd w:w="108" w:type="dxa"/>
                        <w:tblLayout w:type="fixed"/>
                        <w:tblCellMar>
                          <w:top w:w="0" w:type="dxa"/>
                          <w:left w:w="108" w:type="dxa"/>
                          <w:bottom w:w="0" w:type="dxa"/>
                          <w:right w:w="108" w:type="dxa"/>
                        </w:tblCellMar>
                        <w:tblLook w:val="0000" w:noHBand="0" w:noVBand="0" w:firstColumn="0" w:lastRow="0" w:lastColumn="0" w:firstRow="0"/>
                      </w:tblPr>
                      <w:tblGrid>
                        <w:gridCol w:w="5220"/>
                        <w:gridCol w:w="3779"/>
                      </w:tblGrid>
                      <w:tr>
                        <w:trPr>
                          <w:cantSplit w:val="true"/>
                        </w:trPr>
                        <w:tc>
                          <w:tcPr>
                            <w:tcW w:w="5220" w:type="dxa"/>
                            <w:tcBorders>
                              <w:top w:val="single" w:sz="4" w:space="0" w:color="000000"/>
                            </w:tcBorders>
                          </w:tcPr>
                          <w:p>
                            <w:pPr>
                              <w:pStyle w:val="Footer"/>
                              <w:spacing w:before="0" w:after="60"/>
                              <w:jc w:val="both"/>
                              <w:rPr>
                                <w:sz w:val="16"/>
                                <w:szCs w:val="16"/>
                              </w:rPr>
                            </w:pPr>
                            <w:r>
                              <w:rPr>
                                <w:sz w:val="16"/>
                                <w:szCs w:val="16"/>
                              </w:rPr>
                            </w:r>
                          </w:p>
                        </w:tc>
                        <w:tc>
                          <w:tcPr>
                            <w:tcW w:w="3779" w:type="dxa"/>
                            <w:tcBorders>
                              <w:top w:val="single" w:sz="4" w:space="0" w:color="000000"/>
                            </w:tcBorders>
                          </w:tcPr>
                          <w:p>
                            <w:pPr>
                              <w:pStyle w:val="Footer"/>
                              <w:spacing w:before="0" w:after="60"/>
                              <w:jc w:val="right"/>
                              <w:rPr>
                                <w:b/>
                                <w:szCs w:val="12"/>
                              </w:rPr>
                            </w:pPr>
                            <w:r>
                              <w:rPr>
                                <w:b/>
                                <w:szCs w:val="12"/>
                              </w:rPr>
                            </w:r>
                          </w:p>
                        </w:tc>
                      </w:tr>
                    </w:tbl>
                    <w:p>
                      <w:pPr>
                        <w:pStyle w:val="Footer"/>
                        <w:spacing w:before="0" w:after="60"/>
                        <w:rPr>
                          <w:rFonts w:cs="Arial"/>
                          <w:sz w:val="14"/>
                          <w:szCs w:val="14"/>
                        </w:rPr>
                      </w:pPr>
                      <w:r>
                        <w:rPr>
                          <w:rFonts w:cs="Arial"/>
                          <w:sz w:val="14"/>
                          <w:szCs w:val="14"/>
                        </w:rPr>
                      </w:r>
                    </w:p>
                  </w:tc>
                </w:tr>
              </w:tbl>
              <w:p>
                <w:pPr>
                  <w:pStyle w:val="Footer"/>
                  <w:widowControl/>
                  <w:bidi w:val="0"/>
                  <w:spacing w:before="0" w:after="60"/>
                  <w:jc w:val="left"/>
                  <w:rPr/>
                </w:pPr>
                <w:r>
                  <w:rPr/>
                </w:r>
              </w:p>
            </w:tc>
            <w:tc>
              <w:tcPr>
                <w:tcW w:w="1619" w:type="dxa"/>
                <w:tcBorders>
                  <w:top w:val="single" w:sz="4" w:space="0" w:color="000000"/>
                  <w:left w:val="single" w:sz="4" w:space="0" w:color="FFFFFF"/>
                  <w:bottom w:val="single" w:sz="4" w:space="0" w:color="FFFFFF"/>
                  <w:right w:val="single" w:sz="4" w:space="0" w:color="FFFFFF"/>
                </w:tcBorders>
              </w:tcPr>
              <w:p>
                <w:pPr>
                  <w:pStyle w:val="Footer"/>
                  <w:tabs>
                    <w:tab w:val="clear" w:pos="720"/>
                    <w:tab w:val="left" w:pos="525" w:leader="none"/>
                  </w:tabs>
                  <w:spacing w:before="0" w:after="60"/>
                  <w:jc w:val="right"/>
                  <w:rPr/>
                </w:pPr>
                <w:r>
                  <w:rPr/>
                </w:r>
              </w:p>
            </w:tc>
          </w:tr>
        </w:tbl>
        <w:p>
          <w:pPr>
            <w:pStyle w:val="Footer"/>
            <w:widowControl/>
            <w:bidi w:val="0"/>
            <w:spacing w:before="0" w:after="60"/>
            <w:jc w:val="left"/>
            <w:rPr/>
          </w:pPr>
          <w:r>
            <w:rPr/>
          </w:r>
        </w:p>
      </w:tc>
      <w:tc>
        <w:tcPr>
          <w:tcW w:w="908" w:type="dxa"/>
          <w:tcBorders>
            <w:top w:val="single" w:sz="4" w:space="0" w:color="000000"/>
            <w:left w:val="single" w:sz="4" w:space="0" w:color="FFFFFF"/>
            <w:bottom w:val="single" w:sz="4" w:space="0" w:color="FFFFFF"/>
            <w:right w:val="single" w:sz="4" w:space="0" w:color="FFFFFF"/>
          </w:tcBorders>
        </w:tcPr>
        <w:p>
          <w:pPr>
            <w:pStyle w:val="Footer"/>
            <w:spacing w:before="0" w:after="60"/>
            <w:jc w:val="right"/>
            <w:rPr/>
          </w:pPr>
          <w:r>
            <w:rPr/>
          </w:r>
        </w:p>
      </w:tc>
    </w:tr>
  </w:tbl>
  <w:p>
    <w:pPr>
      <w:pStyle w:val="Footer"/>
      <w:widowControl/>
      <w:bidi w:val="0"/>
      <w:spacing w:before="0" w:after="6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bidi w:val="0"/>
      <w:spacing w:before="0" w:after="60"/>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6"/>
      </w:rPr>
    </w:pPr>
    <w:r>
      <w:rPr>
        <w:szCs w:val="16"/>
      </w:rPr>
    </w:r>
  </w:p>
  <w:p>
    <w:pPr>
      <w:pStyle w:val="Header"/>
      <w:spacing w:before="0" w:after="60"/>
      <w:rPr>
        <w:szCs w:val="16"/>
      </w:rPr>
    </w:pPr>
    <w:r>
      <w:rPr>
        <w:szCs w:val="16"/>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p>
    <w:pPr>
      <w:pStyle w:val="Header"/>
      <w:widowControl/>
      <w:bidi w:val="0"/>
      <w:spacing w:before="0" w:after="60"/>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851"/>
        </w:tabs>
        <w:ind w:left="851" w:hanging="851"/>
      </w:pPr>
      <w:rPr>
        <w:smallCaps w:val="false"/>
        <w:caps w:val="false"/>
        <w:dstrike w:val="false"/>
        <w:strike w:val="false"/>
        <w:vertAlign w:val="baseline"/>
        <w:position w:val="0"/>
        <w:sz w:val="18"/>
        <w:sz w:val="18"/>
        <w:i w:val="false"/>
        <w:u w:val="none"/>
        <w:b/>
        <w:vanish w:val="false"/>
        <w:rFonts w:ascii="Arial" w:hAnsi="Arial"/>
        <w:color w:val="auto"/>
      </w:rPr>
    </w:lvl>
    <w:lvl w:ilvl="1">
      <w:start w:val="1"/>
      <w:pStyle w:val="Heading2"/>
      <w:numFmt w:val="decimal"/>
      <w:lvlText w:val="%1.%2"/>
      <w:lvlJc w:val="left"/>
      <w:pPr>
        <w:tabs>
          <w:tab w:val="num" w:pos="851"/>
        </w:tabs>
        <w:ind w:left="851" w:hanging="851"/>
      </w:pPr>
      <w:rPr>
        <w:smallCaps w:val="false"/>
        <w:caps w:val="false"/>
        <w:dstrike w:val="false"/>
        <w:strike w:val="false"/>
        <w:vertAlign w:val="baseline"/>
        <w:position w:val="0"/>
        <w:sz w:val="18"/>
        <w:sz w:val="18"/>
        <w:i w:val="false"/>
        <w:u w:val="none"/>
        <w:b w:val="false"/>
        <w:vanish w:val="false"/>
        <w:rFonts w:ascii="Arial" w:hAnsi="Arial"/>
        <w:color w:val="auto"/>
      </w:rPr>
    </w:lvl>
    <w:lvl w:ilvl="2">
      <w:start w:val="1"/>
      <w:pStyle w:val="Heading3"/>
      <w:numFmt w:val="decimal"/>
      <w:lvlText w:val="%1.%2.%3"/>
      <w:lvlJc w:val="left"/>
      <w:pPr>
        <w:tabs>
          <w:tab w:val="num" w:pos="851"/>
        </w:tabs>
        <w:ind w:left="851" w:hanging="851"/>
      </w:pPr>
      <w:rPr>
        <w:smallCaps w:val="false"/>
        <w:caps w:val="false"/>
        <w:dstrike w:val="false"/>
        <w:strike w:val="false"/>
        <w:vertAlign w:val="baseline"/>
        <w:position w:val="0"/>
        <w:sz w:val="18"/>
        <w:sz w:val="18"/>
        <w:i w:val="false"/>
        <w:u w:val="none"/>
        <w:b w:val="false"/>
        <w:vanish w:val="false"/>
        <w:rFonts w:ascii="Arial" w:hAnsi="Arial"/>
        <w:color w:val="auto"/>
      </w:rPr>
    </w:lvl>
    <w:lvl w:ilvl="3">
      <w:start w:val="1"/>
      <w:pStyle w:val="Heading4"/>
      <w:numFmt w:val="decimal"/>
      <w:lvlText w:val="%1.%2.%3.%4"/>
      <w:lvlJc w:val="left"/>
      <w:pPr>
        <w:tabs>
          <w:tab w:val="num" w:pos="851"/>
        </w:tabs>
        <w:ind w:left="851" w:hanging="851"/>
      </w:pPr>
      <w:rPr>
        <w:smallCaps w:val="false"/>
        <w:caps w:val="false"/>
        <w:dstrike w:val="false"/>
        <w:strike w:val="false"/>
        <w:vertAlign w:val="baseline"/>
        <w:position w:val="0"/>
        <w:sz w:val="18"/>
        <w:sz w:val="18"/>
        <w:i w:val="false"/>
        <w:u w:val="none"/>
        <w:b w:val="false"/>
        <w:vanish w:val="false"/>
        <w:rFonts w:ascii="Arial" w:hAnsi="Arial"/>
        <w:color w:val="auto"/>
      </w:rPr>
    </w:lvl>
    <w:lvl w:ilvl="4">
      <w:start w:val="1"/>
      <w:numFmt w:val="decimal"/>
      <w:lvlText w:val="%1.%2.%3.%4.%5"/>
      <w:lvlJc w:val="left"/>
      <w:pPr>
        <w:tabs>
          <w:tab w:val="num" w:pos="851"/>
        </w:tabs>
        <w:ind w:left="851" w:hanging="851"/>
      </w:pPr>
      <w:rPr>
        <w:smallCaps w:val="false"/>
        <w:caps w:val="false"/>
        <w:dstrike w:val="false"/>
        <w:strike w:val="false"/>
        <w:vertAlign w:val="baseline"/>
        <w:position w:val="0"/>
        <w:sz w:val="18"/>
        <w:sz w:val="18"/>
        <w:i w:val="false"/>
        <w:u w:val="none"/>
        <w:b w:val="false"/>
        <w:vanish w:val="false"/>
        <w:rFonts w:ascii="Arial" w:hAnsi="Arial"/>
        <w:color w:val="auto"/>
      </w:rPr>
    </w:lvl>
    <w:lvl w:ilvl="5">
      <w:start w:val="1"/>
      <w:numFmt w:val="decimal"/>
      <w:lvlText w:val="%1.%2.%3.%4.%5.%6"/>
      <w:lvlJc w:val="left"/>
      <w:pPr>
        <w:tabs>
          <w:tab w:val="num" w:pos="1364"/>
        </w:tabs>
        <w:ind w:left="1364" w:hanging="1364"/>
      </w:pPr>
      <w:rPr>
        <w:smallCaps w:val="false"/>
        <w:caps w:val="false"/>
        <w:dstrike w:val="false"/>
        <w:strike w:val="false"/>
        <w:vertAlign w:val="baseline"/>
        <w:position w:val="0"/>
        <w:sz w:val="18"/>
        <w:sz w:val="18"/>
        <w:i w:val="false"/>
        <w:u w:val="none"/>
        <w:b w:val="false"/>
        <w:vanish w:val="false"/>
        <w:rFonts w:ascii="Arial" w:hAnsi="Arial"/>
        <w:color w:val="auto"/>
      </w:rPr>
    </w:lvl>
    <w:lvl w:ilvl="6">
      <w:start w:val="1"/>
      <w:numFmt w:val="decimal"/>
      <w:lvlText w:val="(%7)"/>
      <w:lvlJc w:val="left"/>
      <w:pPr>
        <w:tabs>
          <w:tab w:val="num" w:pos="1364"/>
        </w:tabs>
        <w:ind w:left="1364" w:hanging="1080"/>
      </w:pPr>
      <w:rPr>
        <w:sz w:val="24"/>
        <w:i w:val="false"/>
        <w:b w:val="false"/>
        <w:rFonts w:ascii="Garamond" w:hAnsi="Garamond"/>
        <w:color w:val="000000"/>
      </w:rPr>
    </w:lvl>
    <w:lvl w:ilvl="7">
      <w:start w:val="1"/>
      <w:numFmt w:val="lowerLetter"/>
      <w:lvlText w:val="(%8)"/>
      <w:lvlJc w:val="left"/>
      <w:pPr>
        <w:tabs>
          <w:tab w:val="num" w:pos="1940"/>
        </w:tabs>
        <w:ind w:left="1940" w:hanging="576"/>
      </w:pPr>
      <w:rPr>
        <w:sz w:val="24"/>
        <w:i w:val="false"/>
        <w:b w:val="false"/>
        <w:rFonts w:ascii="Garamond" w:hAnsi="Garamond"/>
        <w:color w:val="000000"/>
      </w:rPr>
    </w:lvl>
    <w:lvl w:ilvl="8">
      <w:start w:val="1"/>
      <w:numFmt w:val="lowerRoman"/>
      <w:lvlText w:val="(%9)"/>
      <w:lvlJc w:val="left"/>
      <w:pPr>
        <w:tabs>
          <w:tab w:val="num" w:pos="2516"/>
        </w:tabs>
        <w:ind w:left="2516" w:hanging="576"/>
      </w:pPr>
      <w:rPr>
        <w:sz w:val="24"/>
        <w:i w:val="false"/>
        <w:b w:val="false"/>
        <w:rFonts w:ascii="Garamond" w:hAnsi="Garamond"/>
        <w:color w:val="000000"/>
      </w:rPr>
    </w:lvl>
  </w:abstractNum>
  <w:abstractNum w:abstractNumId="2">
    <w:lvl w:ilvl="0">
      <w:start w:val="1"/>
      <w:numFmt w:val="lowerLetter"/>
      <w:lvlText w:val="%1)"/>
      <w:lvlJc w:val="left"/>
      <w:pPr>
        <w:tabs>
          <w:tab w:val="num" w:pos="875"/>
        </w:tabs>
        <w:ind w:left="875" w:hanging="425"/>
      </w:pPr>
      <w:rPr/>
    </w:lvl>
    <w:lvl w:ilvl="1">
      <w:start w:val="1"/>
      <w:numFmt w:val="bullet"/>
      <w:lvlText w:val=""/>
      <w:lvlJc w:val="left"/>
      <w:pPr>
        <w:tabs>
          <w:tab w:val="num" w:pos="1300"/>
        </w:tabs>
        <w:ind w:left="1300" w:hanging="425"/>
      </w:pPr>
      <w:rPr>
        <w:rFonts w:ascii="Wingdings" w:hAnsi="Wingdings" w:cs="Wingdings" w:hint="default"/>
      </w:rPr>
    </w:lvl>
    <w:lvl w:ilvl="2">
      <w:start w:val="1"/>
      <w:numFmt w:val="bullet"/>
      <w:lvlText w:val=""/>
      <w:lvlJc w:val="left"/>
      <w:pPr>
        <w:tabs>
          <w:tab w:val="num" w:pos="1725"/>
        </w:tabs>
        <w:ind w:left="1725" w:hanging="425"/>
      </w:pPr>
      <w:rPr>
        <w:rFonts w:ascii="Wingdings" w:hAnsi="Wingdings" w:cs="Wingdings" w:hint="default"/>
      </w:rPr>
    </w:lvl>
    <w:lvl w:ilvl="3">
      <w:start w:val="1"/>
      <w:numFmt w:val="bullet"/>
      <w:lvlText w:val=""/>
      <w:lvlJc w:val="left"/>
      <w:pPr>
        <w:tabs>
          <w:tab w:val="num" w:pos="2150"/>
        </w:tabs>
        <w:ind w:left="2150" w:hanging="425"/>
      </w:pPr>
      <w:rPr>
        <w:rFonts w:ascii="Symbol" w:hAnsi="Symbol" w:cs="Symbol" w:hint="default"/>
      </w:rPr>
    </w:lvl>
    <w:lvl w:ilvl="4">
      <w:start w:val="1"/>
      <w:numFmt w:val="bullet"/>
      <w:lvlText w:val="o"/>
      <w:lvlJc w:val="left"/>
      <w:pPr>
        <w:tabs>
          <w:tab w:val="num" w:pos="2575"/>
        </w:tabs>
        <w:ind w:left="2575" w:hanging="425"/>
      </w:pPr>
      <w:rPr>
        <w:rFonts w:ascii="Courier New" w:hAnsi="Courier New" w:cs="Courier New" w:hint="default"/>
      </w:rPr>
    </w:lvl>
    <w:lvl w:ilvl="5">
      <w:start w:val="1"/>
      <w:numFmt w:val="bullet"/>
      <w:lvlText w:val=""/>
      <w:lvlJc w:val="left"/>
      <w:pPr>
        <w:tabs>
          <w:tab w:val="num" w:pos="3000"/>
        </w:tabs>
        <w:ind w:left="3000" w:hanging="425"/>
      </w:pPr>
      <w:rPr>
        <w:rFonts w:ascii="Wingdings" w:hAnsi="Wingdings" w:cs="Wingdings" w:hint="default"/>
      </w:rPr>
    </w:lvl>
    <w:lvl w:ilvl="6">
      <w:start w:val="1"/>
      <w:numFmt w:val="bullet"/>
      <w:lvlText w:val=""/>
      <w:lvlJc w:val="left"/>
      <w:pPr>
        <w:tabs>
          <w:tab w:val="num" w:pos="3425"/>
        </w:tabs>
        <w:ind w:left="3425" w:hanging="425"/>
      </w:pPr>
      <w:rPr>
        <w:rFonts w:ascii="Symbol" w:hAnsi="Symbol" w:cs="Symbol" w:hint="default"/>
      </w:rPr>
    </w:lvl>
    <w:lvl w:ilvl="7">
      <w:start w:val="1"/>
      <w:numFmt w:val="bullet"/>
      <w:lvlText w:val="o"/>
      <w:lvlJc w:val="left"/>
      <w:pPr>
        <w:tabs>
          <w:tab w:val="num" w:pos="3850"/>
        </w:tabs>
        <w:ind w:left="3850" w:hanging="425"/>
      </w:pPr>
      <w:rPr>
        <w:rFonts w:ascii="Courier New" w:hAnsi="Courier New" w:cs="Courier New" w:hint="default"/>
      </w:rPr>
    </w:lvl>
    <w:lvl w:ilvl="8">
      <w:start w:val="1"/>
      <w:numFmt w:val="bullet"/>
      <w:lvlText w:val=""/>
      <w:lvlJc w:val="left"/>
      <w:pPr>
        <w:tabs>
          <w:tab w:val="num" w:pos="4275"/>
        </w:tabs>
        <w:ind w:left="4275" w:hanging="425"/>
      </w:pPr>
      <w:rPr>
        <w:rFonts w:ascii="Wingdings" w:hAnsi="Wingdings" w:cs="Wingdings" w:hint="default"/>
      </w:rPr>
    </w:lvl>
  </w:abstractNum>
  <w:abstractNum w:abstractNumId="3">
    <w:lvl w:ilvl="0">
      <w:start w:val="1"/>
      <w:numFmt w:val="bullet"/>
      <w:lvlText w:val=""/>
      <w:lvlJc w:val="left"/>
      <w:pPr>
        <w:tabs>
          <w:tab w:val="num" w:pos="0"/>
        </w:tabs>
        <w:ind w:left="425" w:hanging="283"/>
      </w:pPr>
      <w:rPr>
        <w:rFonts w:ascii="Wingdings" w:hAnsi="Wingdings" w:cs="Wingdings" w:hint="default"/>
        <w:sz w:val="20"/>
        <w:i w:val="false"/>
        <w:b w:val="false"/>
        <w:color w:val="auto"/>
      </w:rPr>
    </w:lvl>
    <w:lvl w:ilvl="1">
      <w:start w:val="1"/>
      <w:numFmt w:val="bullet"/>
      <w:lvlText w:val="o"/>
      <w:lvlJc w:val="left"/>
      <w:pPr>
        <w:tabs>
          <w:tab w:val="num" w:pos="0"/>
        </w:tabs>
        <w:ind w:left="709" w:hanging="68"/>
      </w:pPr>
      <w:rPr>
        <w:rFonts w:ascii="Courier New" w:hAnsi="Courier New" w:cs="Courier New" w:hint="default"/>
      </w:rPr>
    </w:lvl>
    <w:lvl w:ilvl="2">
      <w:start w:val="1"/>
      <w:numFmt w:val="bullet"/>
      <w:lvlText w:val=""/>
      <w:lvlJc w:val="left"/>
      <w:pPr>
        <w:tabs>
          <w:tab w:val="num" w:pos="0"/>
        </w:tabs>
        <w:ind w:left="993" w:hanging="68"/>
      </w:pPr>
      <w:rPr>
        <w:rFonts w:ascii="Wingdings" w:hAnsi="Wingdings" w:cs="Wingdings" w:hint="default"/>
      </w:rPr>
    </w:lvl>
    <w:lvl w:ilvl="3">
      <w:start w:val="1"/>
      <w:numFmt w:val="bullet"/>
      <w:lvlText w:val=""/>
      <w:lvlJc w:val="left"/>
      <w:pPr>
        <w:tabs>
          <w:tab w:val="num" w:pos="0"/>
        </w:tabs>
        <w:ind w:left="1277" w:hanging="68"/>
      </w:pPr>
      <w:rPr>
        <w:rFonts w:ascii="Symbol" w:hAnsi="Symbol" w:cs="Symbol" w:hint="default"/>
      </w:rPr>
    </w:lvl>
    <w:lvl w:ilvl="4">
      <w:start w:val="1"/>
      <w:numFmt w:val="bullet"/>
      <w:lvlText w:val="o"/>
      <w:lvlJc w:val="left"/>
      <w:pPr>
        <w:tabs>
          <w:tab w:val="num" w:pos="0"/>
        </w:tabs>
        <w:ind w:left="1561" w:hanging="68"/>
      </w:pPr>
      <w:rPr>
        <w:rFonts w:ascii="Courier New" w:hAnsi="Courier New" w:cs="Courier New" w:hint="default"/>
      </w:rPr>
    </w:lvl>
    <w:lvl w:ilvl="5">
      <w:start w:val="1"/>
      <w:numFmt w:val="bullet"/>
      <w:lvlText w:val=""/>
      <w:lvlJc w:val="left"/>
      <w:pPr>
        <w:tabs>
          <w:tab w:val="num" w:pos="0"/>
        </w:tabs>
        <w:ind w:left="1845" w:hanging="68"/>
      </w:pPr>
      <w:rPr>
        <w:rFonts w:ascii="Wingdings" w:hAnsi="Wingdings" w:cs="Wingdings" w:hint="default"/>
      </w:rPr>
    </w:lvl>
    <w:lvl w:ilvl="6">
      <w:start w:val="1"/>
      <w:numFmt w:val="bullet"/>
      <w:lvlText w:val=""/>
      <w:lvlJc w:val="left"/>
      <w:pPr>
        <w:tabs>
          <w:tab w:val="num" w:pos="0"/>
        </w:tabs>
        <w:ind w:left="2129" w:hanging="68"/>
      </w:pPr>
      <w:rPr>
        <w:rFonts w:ascii="Symbol" w:hAnsi="Symbol" w:cs="Symbol" w:hint="default"/>
      </w:rPr>
    </w:lvl>
    <w:lvl w:ilvl="7">
      <w:start w:val="1"/>
      <w:numFmt w:val="bullet"/>
      <w:lvlText w:val="o"/>
      <w:lvlJc w:val="left"/>
      <w:pPr>
        <w:tabs>
          <w:tab w:val="num" w:pos="0"/>
        </w:tabs>
        <w:ind w:left="2413" w:hanging="68"/>
      </w:pPr>
      <w:rPr>
        <w:rFonts w:ascii="Courier New" w:hAnsi="Courier New" w:cs="Courier New" w:hint="default"/>
      </w:rPr>
    </w:lvl>
    <w:lvl w:ilvl="8">
      <w:start w:val="1"/>
      <w:numFmt w:val="bullet"/>
      <w:lvlText w:val=""/>
      <w:lvlJc w:val="left"/>
      <w:pPr>
        <w:tabs>
          <w:tab w:val="num" w:pos="0"/>
        </w:tabs>
        <w:ind w:left="2697" w:hanging="68"/>
      </w:pPr>
      <w:rPr>
        <w:rFonts w:ascii="Wingdings" w:hAnsi="Wingdings" w:cs="Wingdings" w:hint="default"/>
      </w:rPr>
    </w:lvl>
  </w:abstractNum>
  <w:abstractNum w:abstractNumId="4">
    <w:lvl w:ilvl="0">
      <w:start w:val="1"/>
      <w:numFmt w:val="upperLetter"/>
      <w:lvlText w:val="Exhibit %1"/>
      <w:lvlJc w:val="left"/>
      <w:pPr>
        <w:tabs>
          <w:tab w:val="num" w:pos="1134"/>
        </w:tabs>
        <w:ind w:left="1134" w:hanging="1134"/>
      </w:pPr>
      <w:rPr>
        <w:caps/>
        <w:sz w:val="18"/>
        <w:i w:val="false"/>
        <w:u w:val="none"/>
        <w:b/>
        <w:rFonts w:ascii="Arial Bold" w:hAnsi="Arial Bold"/>
        <w:color w:val="auto"/>
      </w:rPr>
    </w:lvl>
    <w:lvl w:ilvl="1">
      <w:start w:val="1"/>
      <w:numFmt w:val="decimal"/>
      <w:lvlText w:val="Ex%1.%2"/>
      <w:lvlJc w:val="left"/>
      <w:pPr>
        <w:tabs>
          <w:tab w:val="num" w:pos="851"/>
        </w:tabs>
        <w:ind w:left="851" w:hanging="851"/>
      </w:pPr>
      <w:rPr>
        <w:smallCaps w:val="false"/>
        <w:caps w:val="false"/>
        <w:sz w:val="18"/>
        <w:i w:val="false"/>
        <w:b/>
        <w:rFonts w:ascii="Arial Bold" w:hAnsi="Arial Bold"/>
        <w:color w:val="auto"/>
      </w:rPr>
    </w:lvl>
    <w:lvl w:ilvl="2">
      <w:start w:val="1"/>
      <w:numFmt w:val="decimal"/>
      <w:lvlText w:val="Ex%1.%2.%3"/>
      <w:lvlJc w:val="left"/>
      <w:pPr>
        <w:tabs>
          <w:tab w:val="num" w:pos="851"/>
        </w:tabs>
        <w:ind w:left="851" w:hanging="851"/>
      </w:pPr>
      <w:rPr>
        <w:sz w:val="18"/>
        <w:i w:val="false"/>
        <w:b w:val="false"/>
        <w:rFonts w:ascii="Arial" w:hAnsi="Arial"/>
        <w:color w:val="auto"/>
      </w:rPr>
    </w:lvl>
    <w:lvl w:ilvl="3">
      <w:start w:val="1"/>
      <w:numFmt w:val="decimal"/>
      <w:lvlText w:val="%1.%2.%3.%4"/>
      <w:lvlJc w:val="left"/>
      <w:pPr>
        <w:tabs>
          <w:tab w:val="num" w:pos="851"/>
        </w:tabs>
        <w:ind w:left="851" w:hanging="851"/>
      </w:pPr>
      <w:rPr>
        <w:sz w:val="18"/>
        <w:i w:val="false"/>
        <w:u w:val="none"/>
        <w:b w:val="false"/>
        <w:rFonts w:ascii="Arial" w:hAnsi="Arial"/>
        <w:color w:val="auto"/>
      </w:rPr>
    </w:lvl>
    <w:lvl w:ilvl="4">
      <w:start w:val="1"/>
      <w:numFmt w:val="decimal"/>
      <w:lvlText w:val="%1.%2.%3.%4.%5"/>
      <w:lvlJc w:val="left"/>
      <w:pPr>
        <w:tabs>
          <w:tab w:val="num" w:pos="851"/>
        </w:tabs>
        <w:ind w:left="851" w:hanging="851"/>
      </w:pPr>
      <w:rPr>
        <w:sz w:val="18"/>
        <w:i w:val="false"/>
        <w:u w:val="none"/>
        <w:b w:val="false"/>
        <w:rFonts w:ascii="Arial" w:hAnsi="Arial"/>
        <w:color w:val="auto"/>
      </w:rPr>
    </w:lvl>
    <w:lvl w:ilvl="5">
      <w:start w:val="1"/>
      <w:numFmt w:val="decimal"/>
      <w:lvlText w:val="%1.%2.%3.%4.%5.%6"/>
      <w:lvlJc w:val="left"/>
      <w:pPr>
        <w:tabs>
          <w:tab w:val="num" w:pos="1364"/>
        </w:tabs>
        <w:ind w:left="1364" w:hanging="1080"/>
      </w:pPr>
      <w:rPr>
        <w:sz w:val="18"/>
        <w:i w:val="false"/>
        <w:b w:val="false"/>
        <w:rFonts w:ascii="Arial" w:hAnsi="Arial"/>
        <w:color w:val="auto"/>
      </w:rPr>
    </w:lvl>
    <w:lvl w:ilvl="6">
      <w:start w:val="1"/>
      <w:numFmt w:val="decimal"/>
      <w:lvlText w:val="(%7)"/>
      <w:lvlJc w:val="left"/>
      <w:pPr>
        <w:tabs>
          <w:tab w:val="num" w:pos="1364"/>
        </w:tabs>
        <w:ind w:left="1364" w:hanging="1080"/>
      </w:pPr>
      <w:rPr>
        <w:sz w:val="24"/>
        <w:i w:val="false"/>
        <w:b w:val="false"/>
        <w:rFonts w:ascii="Garamond" w:hAnsi="Garamond"/>
        <w:color w:val="000000"/>
      </w:rPr>
    </w:lvl>
    <w:lvl w:ilvl="7">
      <w:start w:val="1"/>
      <w:numFmt w:val="lowerLetter"/>
      <w:lvlText w:val="(%8)"/>
      <w:lvlJc w:val="left"/>
      <w:pPr>
        <w:tabs>
          <w:tab w:val="num" w:pos="1940"/>
        </w:tabs>
        <w:ind w:left="1940" w:hanging="576"/>
      </w:pPr>
      <w:rPr>
        <w:sz w:val="24"/>
        <w:i w:val="false"/>
        <w:b w:val="false"/>
        <w:rFonts w:ascii="Garamond" w:hAnsi="Garamond"/>
        <w:color w:val="000000"/>
      </w:rPr>
    </w:lvl>
    <w:lvl w:ilvl="8">
      <w:start w:val="1"/>
      <w:numFmt w:val="lowerRoman"/>
      <w:lvlText w:val="(%9)"/>
      <w:lvlJc w:val="left"/>
      <w:pPr>
        <w:tabs>
          <w:tab w:val="num" w:pos="2516"/>
        </w:tabs>
        <w:ind w:left="2516" w:hanging="576"/>
      </w:pPr>
      <w:rPr>
        <w:sz w:val="24"/>
        <w:i w:val="false"/>
        <w:b w:val="false"/>
        <w:rFonts w:ascii="Garamond" w:hAnsi="Garamond"/>
        <w:color w:val="000000"/>
      </w:rPr>
    </w:lvl>
  </w:abstractNum>
  <w:abstractNum w:abstractNumId="5">
    <w:lvl w:ilvl="0">
      <w:start w:val="1"/>
      <w:numFmt w:val="decimal"/>
      <w:lvlText w:val="%1."/>
      <w:lvlJc w:val="left"/>
      <w:pPr>
        <w:tabs>
          <w:tab w:val="num" w:pos="0"/>
        </w:tabs>
        <w:ind w:left="360" w:hanging="360"/>
      </w:pPr>
      <w:rPr>
        <w:caps/>
        <w:sz w:val="18"/>
        <w:i w:val="false"/>
        <w:u w:val="none"/>
        <w:b/>
        <w:color w:val="auto"/>
        <w:lang w:val="en-GB"/>
      </w:rPr>
    </w:lvl>
    <w:lvl w:ilvl="1">
      <w:start w:val="1"/>
      <w:numFmt w:val="decimal"/>
      <w:lvlText w:val="%1.%2."/>
      <w:lvlJc w:val="left"/>
      <w:pPr>
        <w:tabs>
          <w:tab w:val="num" w:pos="0"/>
        </w:tabs>
        <w:ind w:left="574" w:hanging="432"/>
      </w:pPr>
      <w:rPr>
        <w:smallCaps w:val="false"/>
        <w:caps w:val="false"/>
        <w:sz w:val="18"/>
        <w:i w:val="false"/>
        <w:b/>
        <w:color w:val="auto"/>
      </w:rPr>
    </w:lvl>
    <w:lvl w:ilvl="2">
      <w:start w:val="1"/>
      <w:numFmt w:val="decimal"/>
      <w:lvlText w:val="%1.%2.%3."/>
      <w:lvlJc w:val="left"/>
      <w:pPr>
        <w:tabs>
          <w:tab w:val="num" w:pos="0"/>
        </w:tabs>
        <w:ind w:left="684" w:hanging="504"/>
      </w:pPr>
      <w:rPr>
        <w:sz w:val="18"/>
        <w:i w:val="false"/>
        <w:b/>
        <w:color w:val="auto"/>
      </w:rPr>
    </w:lvl>
    <w:lvl w:ilvl="3">
      <w:start w:val="1"/>
      <w:numFmt w:val="decimal"/>
      <w:lvlText w:val="%1.%2.%3.%4."/>
      <w:lvlJc w:val="left"/>
      <w:pPr>
        <w:tabs>
          <w:tab w:val="num" w:pos="0"/>
        </w:tabs>
        <w:ind w:left="1728" w:hanging="648"/>
      </w:pPr>
      <w:rPr>
        <w:sz w:val="18"/>
        <w:i w:val="false"/>
        <w:u w:val="none"/>
        <w:b w:val="false"/>
        <w:color w:val="auto"/>
      </w:rPr>
    </w:lvl>
    <w:lvl w:ilvl="4">
      <w:start w:val="1"/>
      <w:numFmt w:val="decimal"/>
      <w:lvlText w:val="%1.%2.%3.%4.%5."/>
      <w:lvlJc w:val="left"/>
      <w:pPr>
        <w:tabs>
          <w:tab w:val="num" w:pos="0"/>
        </w:tabs>
        <w:ind w:left="2232" w:hanging="792"/>
      </w:pPr>
      <w:rPr>
        <w:sz w:val="18"/>
        <w:i w:val="false"/>
        <w:u w:val="none"/>
        <w:b w:val="false"/>
        <w:color w:val="auto"/>
      </w:rPr>
    </w:lvl>
    <w:lvl w:ilvl="5">
      <w:start w:val="1"/>
      <w:numFmt w:val="decimal"/>
      <w:lvlText w:val="%1.%2.%3.%4.%5.%6."/>
      <w:lvlJc w:val="left"/>
      <w:pPr>
        <w:tabs>
          <w:tab w:val="num" w:pos="0"/>
        </w:tabs>
        <w:ind w:left="2736" w:hanging="936"/>
      </w:pPr>
      <w:rPr>
        <w:sz w:val="18"/>
        <w:i w:val="false"/>
        <w:b w:val="false"/>
        <w:color w:val="auto"/>
      </w:rPr>
    </w:lvl>
    <w:lvl w:ilvl="6">
      <w:start w:val="1"/>
      <w:numFmt w:val="decimal"/>
      <w:lvlText w:val="%1.%2.%3.%4.%5.%6.%7."/>
      <w:lvlJc w:val="left"/>
      <w:pPr>
        <w:tabs>
          <w:tab w:val="num" w:pos="0"/>
        </w:tabs>
        <w:ind w:left="3240" w:hanging="1080"/>
      </w:pPr>
      <w:rPr>
        <w:sz w:val="24"/>
        <w:i w:val="false"/>
        <w:b w:val="false"/>
        <w:color w:val="000000"/>
      </w:rPr>
    </w:lvl>
    <w:lvl w:ilvl="7">
      <w:start w:val="1"/>
      <w:numFmt w:val="decimal"/>
      <w:lvlText w:val="%1.%2.%3.%4.%5.%6.%7.%8."/>
      <w:lvlJc w:val="left"/>
      <w:pPr>
        <w:tabs>
          <w:tab w:val="num" w:pos="0"/>
        </w:tabs>
        <w:ind w:left="3744" w:hanging="1224"/>
      </w:pPr>
      <w:rPr>
        <w:sz w:val="24"/>
        <w:i w:val="false"/>
        <w:b w:val="false"/>
        <w:color w:val="000000"/>
      </w:rPr>
    </w:lvl>
    <w:lvl w:ilvl="8">
      <w:start w:val="1"/>
      <w:numFmt w:val="decimal"/>
      <w:lvlText w:val="%1.%2.%3.%4.%5.%6.%7.%8.%9."/>
      <w:lvlJc w:val="left"/>
      <w:pPr>
        <w:tabs>
          <w:tab w:val="num" w:pos="0"/>
        </w:tabs>
        <w:ind w:left="4320" w:hanging="1440"/>
      </w:pPr>
      <w:rPr>
        <w:sz w:val="24"/>
        <w:i w:val="false"/>
        <w:b w:val="false"/>
        <w:color w:val="000000"/>
      </w:rPr>
    </w:lvl>
  </w:abstractNum>
  <w:abstractNum w:abstractNumId="6">
    <w:lvl w:ilvl="0">
      <w:start w:val="1"/>
      <w:numFmt w:val="bullet"/>
      <w:lvlText w:val=""/>
      <w:lvlJc w:val="left"/>
      <w:pPr>
        <w:tabs>
          <w:tab w:val="num" w:pos="830"/>
        </w:tabs>
        <w:ind w:left="753" w:hanging="283"/>
      </w:pPr>
      <w:rPr>
        <w:rFonts w:ascii="Wingdings" w:hAnsi="Wingdings" w:cs="Wingdings" w:hint="default"/>
        <w:sz w:val="22"/>
        <w:i w:val="false"/>
        <w:b w:val="false"/>
        <w:color w:val="FF6600"/>
      </w:rPr>
    </w:lvl>
    <w:lvl w:ilvl="1">
      <w:start w:val="1"/>
      <w:numFmt w:val="bullet"/>
      <w:lvlText w:val="o"/>
      <w:lvlJc w:val="left"/>
      <w:pPr>
        <w:tabs>
          <w:tab w:val="num" w:pos="492"/>
        </w:tabs>
        <w:ind w:left="492" w:hanging="360"/>
      </w:pPr>
      <w:rPr>
        <w:rFonts w:ascii="Courier New" w:hAnsi="Courier New" w:cs="Courier New" w:hint="default"/>
      </w:rPr>
    </w:lvl>
    <w:lvl w:ilvl="2">
      <w:start w:val="1"/>
      <w:numFmt w:val="bullet"/>
      <w:lvlText w:val=""/>
      <w:lvlJc w:val="left"/>
      <w:pPr>
        <w:tabs>
          <w:tab w:val="num" w:pos="1212"/>
        </w:tabs>
        <w:ind w:left="1212" w:hanging="360"/>
      </w:pPr>
      <w:rPr>
        <w:rFonts w:ascii="Wingdings" w:hAnsi="Wingdings" w:cs="Wingdings" w:hint="default"/>
      </w:rPr>
    </w:lvl>
    <w:lvl w:ilvl="3">
      <w:start w:val="1"/>
      <w:numFmt w:val="bullet"/>
      <w:lvlText w:val=""/>
      <w:lvlJc w:val="left"/>
      <w:pPr>
        <w:tabs>
          <w:tab w:val="num" w:pos="1932"/>
        </w:tabs>
        <w:ind w:left="1932" w:hanging="360"/>
      </w:pPr>
      <w:rPr>
        <w:rFonts w:ascii="Symbol" w:hAnsi="Symbol" w:cs="Symbol" w:hint="default"/>
      </w:rPr>
    </w:lvl>
    <w:lvl w:ilvl="4">
      <w:start w:val="1"/>
      <w:numFmt w:val="bullet"/>
      <w:lvlText w:val="o"/>
      <w:lvlJc w:val="left"/>
      <w:pPr>
        <w:tabs>
          <w:tab w:val="num" w:pos="2652"/>
        </w:tabs>
        <w:ind w:left="2652" w:hanging="360"/>
      </w:pPr>
      <w:rPr>
        <w:rFonts w:ascii="Courier New" w:hAnsi="Courier New" w:cs="Courier New" w:hint="default"/>
      </w:rPr>
    </w:lvl>
    <w:lvl w:ilvl="5">
      <w:start w:val="1"/>
      <w:numFmt w:val="bullet"/>
      <w:lvlText w:val=""/>
      <w:lvlJc w:val="left"/>
      <w:pPr>
        <w:tabs>
          <w:tab w:val="num" w:pos="3372"/>
        </w:tabs>
        <w:ind w:left="3372" w:hanging="360"/>
      </w:pPr>
      <w:rPr>
        <w:rFonts w:ascii="Wingdings" w:hAnsi="Wingdings" w:cs="Wingdings" w:hint="default"/>
      </w:rPr>
    </w:lvl>
    <w:lvl w:ilvl="6">
      <w:start w:val="1"/>
      <w:numFmt w:val="bullet"/>
      <w:lvlText w:val=""/>
      <w:lvlJc w:val="left"/>
      <w:pPr>
        <w:tabs>
          <w:tab w:val="num" w:pos="4092"/>
        </w:tabs>
        <w:ind w:left="4092" w:hanging="360"/>
      </w:pPr>
      <w:rPr>
        <w:rFonts w:ascii="Symbol" w:hAnsi="Symbol" w:cs="Symbol" w:hint="default"/>
      </w:rPr>
    </w:lvl>
    <w:lvl w:ilvl="7">
      <w:start w:val="1"/>
      <w:numFmt w:val="bullet"/>
      <w:lvlText w:val="o"/>
      <w:lvlJc w:val="left"/>
      <w:pPr>
        <w:tabs>
          <w:tab w:val="num" w:pos="4812"/>
        </w:tabs>
        <w:ind w:left="4812" w:hanging="360"/>
      </w:pPr>
      <w:rPr>
        <w:rFonts w:ascii="Courier New" w:hAnsi="Courier New" w:cs="Courier New" w:hint="default"/>
      </w:rPr>
    </w:lvl>
    <w:lvl w:ilvl="8">
      <w:start w:val="1"/>
      <w:numFmt w:val="bullet"/>
      <w:lvlText w:val=""/>
      <w:lvlJc w:val="left"/>
      <w:pPr>
        <w:tabs>
          <w:tab w:val="num" w:pos="5532"/>
        </w:tabs>
        <w:ind w:left="5532" w:hanging="360"/>
      </w:pPr>
      <w:rPr>
        <w:rFonts w:ascii="Wingdings" w:hAnsi="Wingdings" w:cs="Wingdings" w:hint="default"/>
      </w:rPr>
    </w:lvl>
  </w:abstractNum>
  <w:abstractNum w:abstractNumId="7">
    <w:lvl w:ilvl="0">
      <w:start w:val="1"/>
      <w:numFmt w:val="bullet"/>
      <w:lvlText w:val=""/>
      <w:lvlJc w:val="left"/>
      <w:pPr>
        <w:tabs>
          <w:tab w:val="num" w:pos="142"/>
        </w:tabs>
        <w:ind w:left="142" w:hanging="142"/>
      </w:pPr>
      <w:rPr>
        <w:rFonts w:ascii="Wingdings" w:hAnsi="Wingdings" w:cs="Wingdings" w:hint="default"/>
        <w:sz w:val="22"/>
        <w:i w:val="false"/>
        <w:b w:val="false"/>
        <w:color w:val="FF66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8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Times New Roman"/>
        <w:sz w:val="18"/>
        <w:szCs w:val="18"/>
        <w:lang w:val="en-GB" w:eastAsia="en-GB"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uiPriority="63" w:qFormat="1"/>
    <w:lsdException w:name="heading 6" w:qFormat="1"/>
    <w:lsdException w:name="heading 7" w:qFormat="1"/>
    <w:lsdException w:name="heading 8" w:qFormat="1"/>
    <w:lsdException w:name="heading 9" w:qFormat="1"/>
    <w:lsdException w:name="toc 1" w:uiPriority="39"/>
    <w:lsdException w:name="header" w:uiPriority="99"/>
    <w:lsdException w:name="caption" w:qFormat="1"/>
    <w:lsdException w:name="table of figures" w:uiPriority="99"/>
    <w:lsdException w:name="page number" w:uiPriority="63"/>
    <w:lsdException w:name="Title" w:uiPriority="63" w:semiHidden="0" w:unhideWhenUsed="0" w:qFormat="1"/>
    <w:lsdException w:name="Default Paragraph Font" w:uiPriority="1"/>
    <w:lsdException w:name="Subtitle" w:semiHidden="0" w:unhideWhenUsed="0" w:qFormat="1"/>
    <w:lsdException w:name="Hyperlink" w:uiPriority="99"/>
    <w:lsdException w:name="Strong" w:uiPriority="22" w:semiHidden="0" w:unhideWhenUsed="0" w:qFormat="1"/>
    <w:lsdException w:name="Emphasis" w:semiHidden="0" w:unhideWhenUsed="0" w:qFormat="1"/>
    <w:lsdException w:name="Normal (Web)" w:uiPriority="99"/>
    <w:lsdException w:name="No List" w:uiPriority="99"/>
    <w:lsdException w:name="Table Grid" w:uiPriority="59"/>
    <w:lsdException w:name="Placeholder Text" w:uiPriority="99" w:unhideWhenUsed="0"/>
    <w:lsdException w:name="No Spacing" w:uiPriority="1"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qFormat="1"/>
    <w:lsdException w:name="Book Title" w:uiPriority="33" w:qFormat="1"/>
    <w:lsdException w:name="Bibliography" w:uiPriority="37"/>
    <w:lsdException w:name="TOC Heading" w:uiPriority="39" w:qFormat="1"/>
  </w:latentStyles>
  <w:style w:type="paragraph" w:styleId="Normal" w:default="1">
    <w:name w:val="Normal"/>
    <w:qFormat/>
    <w:rsid w:val="00b42a04"/>
    <w:pPr>
      <w:widowControl/>
      <w:bidi w:val="0"/>
      <w:spacing w:before="0" w:after="0"/>
      <w:jc w:val="left"/>
    </w:pPr>
    <w:rPr>
      <w:rFonts w:eastAsia="Calibri" w:eastAsiaTheme="minorHAnsi" w:ascii="Arial" w:hAnsi="Arial" w:cs="Times New Roman"/>
      <w:color w:val="auto"/>
      <w:kern w:val="0"/>
      <w:sz w:val="20"/>
      <w:szCs w:val="20"/>
      <w:lang w:eastAsia="en-US" w:val="en-GB" w:bidi="ar-SA"/>
    </w:rPr>
  </w:style>
  <w:style w:type="paragraph" w:styleId="Heading1">
    <w:name w:val="Heading 1"/>
    <w:basedOn w:val="Normal"/>
    <w:next w:val="Normal"/>
    <w:link w:val="Heading1Char"/>
    <w:qFormat/>
    <w:rsid w:val="00b42a04"/>
    <w:pPr>
      <w:keepNext w:val="true"/>
      <w:keepLines/>
      <w:spacing w:before="480" w:after="0"/>
      <w:outlineLvl w:val="0"/>
    </w:pPr>
    <w:rPr>
      <w:rFonts w:ascii="Cambria" w:hAnsi="Cambria" w:eastAsia="" w:cs="" w:asciiTheme="majorHAnsi" w:cstheme="majorBidi" w:eastAsiaTheme="majorEastAsia" w:hAnsiTheme="majorHAnsi"/>
      <w:b/>
      <w:bCs/>
      <w:color w:themeColor="accent1" w:themeShade="bf" w:val="365F91"/>
      <w:sz w:val="28"/>
      <w:szCs w:val="28"/>
    </w:rPr>
  </w:style>
  <w:style w:type="paragraph" w:styleId="Heading2">
    <w:name w:val="Heading 2"/>
    <w:basedOn w:val="Normal"/>
    <w:next w:val="LegalBodyText"/>
    <w:qFormat/>
    <w:rsid w:val="007e1cc9"/>
    <w:pPr>
      <w:numPr>
        <w:ilvl w:val="1"/>
        <w:numId w:val="1"/>
      </w:numPr>
      <w:jc w:val="both"/>
      <w:outlineLvl w:val="1"/>
    </w:pPr>
    <w:rPr/>
  </w:style>
  <w:style w:type="paragraph" w:styleId="Heading3">
    <w:name w:val="Heading 3"/>
    <w:basedOn w:val="Heading2"/>
    <w:next w:val="LegalBodyText"/>
    <w:qFormat/>
    <w:rsid w:val="007e1cc9"/>
    <w:pPr>
      <w:numPr>
        <w:ilvl w:val="2"/>
        <w:numId w:val="1"/>
      </w:numPr>
      <w:spacing w:lineRule="auto" w:line="264"/>
      <w:outlineLvl w:val="2"/>
    </w:pPr>
    <w:rPr>
      <w:bCs/>
      <w:szCs w:val="26"/>
    </w:rPr>
  </w:style>
  <w:style w:type="paragraph" w:styleId="Heading4">
    <w:name w:val="Heading 4"/>
    <w:basedOn w:val="Heading3"/>
    <w:next w:val="LegalBodyText"/>
    <w:qFormat/>
    <w:rsid w:val="007e1cc9"/>
    <w:pPr>
      <w:numPr>
        <w:ilvl w:val="3"/>
        <w:numId w:val="1"/>
      </w:numPr>
      <w:outlineLvl w:val="3"/>
    </w:pPr>
    <w:rPr>
      <w:bCs w:val="false"/>
      <w:szCs w:val="28"/>
    </w:rPr>
  </w:style>
  <w:style w:type="paragraph" w:styleId="Heading5">
    <w:name w:val="Heading 5"/>
    <w:basedOn w:val="Heading4"/>
    <w:next w:val="Normal"/>
    <w:uiPriority w:val="63"/>
    <w:qFormat/>
    <w:rsid w:val="007e1cc9"/>
    <w:pPr>
      <w:numPr>
        <w:ilvl w:val="0"/>
        <w:numId w:val="0"/>
      </w:numPr>
      <w:ind w:left="851"/>
      <w:outlineLvl w:val="4"/>
    </w:pPr>
    <w:rPr>
      <w:bCs/>
      <w:iCs/>
      <w:szCs w:val="26"/>
      <w:u w:val="single"/>
    </w:rPr>
  </w:style>
  <w:style w:type="paragraph" w:styleId="Heading6">
    <w:name w:val="Heading 6"/>
    <w:basedOn w:val="Heading5"/>
    <w:next w:val="LegalBodyText"/>
    <w:unhideWhenUsed/>
    <w:qFormat/>
    <w:rsid w:val="007e1cc9"/>
    <w:pPr>
      <w:outlineLvl w:val="5"/>
    </w:pPr>
    <w:rPr>
      <w:bCs w:val="false"/>
      <w:szCs w:val="22"/>
      <w:u w:val="none"/>
    </w:rPr>
  </w:style>
  <w:style w:type="paragraph" w:styleId="Heading7">
    <w:name w:val="Heading 7"/>
    <w:basedOn w:val="Heading6"/>
    <w:next w:val="LegalBodyText"/>
    <w:unhideWhenUsed/>
    <w:qFormat/>
    <w:rsid w:val="007e1cc9"/>
    <w:pPr>
      <w:outlineLvl w:val="6"/>
    </w:pPr>
    <w:rPr/>
  </w:style>
  <w:style w:type="paragraph" w:styleId="Heading8">
    <w:name w:val="Heading 8"/>
    <w:basedOn w:val="Heading7"/>
    <w:next w:val="LegalBodyText"/>
    <w:unhideWhenUsed/>
    <w:qFormat/>
    <w:rsid w:val="007e1cc9"/>
    <w:pPr>
      <w:outlineLvl w:val="7"/>
    </w:pPr>
    <w:rPr>
      <w:iCs w:val="false"/>
    </w:rPr>
  </w:style>
  <w:style w:type="paragraph" w:styleId="Heading9">
    <w:name w:val="Heading 9"/>
    <w:basedOn w:val="Heading8"/>
    <w:next w:val="LegalBodyText"/>
    <w:unhideWhenUsed/>
    <w:qFormat/>
    <w:rsid w:val="007e1cc9"/>
    <w:pPr>
      <w:outlineLvl w:val="8"/>
    </w:pPr>
    <w:rPr/>
  </w:style>
  <w:style w:type="character" w:styleId="DefaultParagraphFont" w:default="1">
    <w:name w:val="Default Paragraph Font"/>
    <w:uiPriority w:val="1"/>
    <w:semiHidden/>
    <w:unhideWhenUsed/>
    <w:qFormat/>
    <w:rPr/>
  </w:style>
  <w:style w:type="character" w:styleId="FooterChar" w:customStyle="1">
    <w:name w:val="Footer Char"/>
    <w:link w:val="Footer"/>
    <w:uiPriority w:val="99"/>
    <w:qFormat/>
    <w:rsid w:val="007e1cc9"/>
    <w:rPr>
      <w:sz w:val="12"/>
    </w:rPr>
  </w:style>
  <w:style w:type="character" w:styleId="PageNumber">
    <w:name w:val="Page Number"/>
    <w:uiPriority w:val="63"/>
    <w:rsid w:val="007e1cc9"/>
    <w:rPr>
      <w:rFonts w:ascii="Arial" w:hAnsi="Arial"/>
    </w:rPr>
  </w:style>
  <w:style w:type="character" w:styleId="Hyperlink">
    <w:name w:val="Hyperlink"/>
    <w:uiPriority w:val="99"/>
    <w:unhideWhenUsed/>
    <w:rsid w:val="007e1cc9"/>
    <w:rPr>
      <w:color w:val="0000FF"/>
      <w:u w:val="single"/>
    </w:rPr>
  </w:style>
  <w:style w:type="character" w:styleId="FootnoteCharacters">
    <w:name w:val="Footnote Characters"/>
    <w:unhideWhenUsed/>
    <w:qFormat/>
    <w:rsid w:val="007e1cc9"/>
    <w:rPr>
      <w:rFonts w:ascii="Arial" w:hAnsi="Arial"/>
      <w:vertAlign w:val="superscript"/>
    </w:rPr>
  </w:style>
  <w:style w:type="character" w:styleId="FootnoteReference">
    <w:name w:val="Footnote Reference"/>
    <w:rPr>
      <w:rFonts w:ascii="Arial" w:hAnsi="Arial"/>
      <w:vertAlign w:val="superscript"/>
    </w:rPr>
  </w:style>
  <w:style w:type="character" w:styleId="LegalRunningLeader" w:customStyle="1">
    <w:name w:val=".LegalRunningLeader"/>
    <w:qFormat/>
    <w:rsid w:val="007e1cc9"/>
    <w:rPr>
      <w:rFonts w:ascii="Arial" w:hAnsi="Arial"/>
      <w:b/>
      <w:caps w:val="false"/>
      <w:smallCaps w:val="false"/>
      <w:strike w:val="false"/>
      <w:dstrike w:val="false"/>
      <w:vanish w:val="false"/>
      <w:color w:val="auto"/>
      <w:kern w:val="0"/>
      <w:position w:val="0"/>
      <w:sz w:val="18"/>
      <w:sz w:val="18"/>
      <w:u w:val="none"/>
      <w:vertAlign w:val="baseline"/>
    </w:rPr>
  </w:style>
  <w:style w:type="character" w:styleId="TitleChar" w:customStyle="1">
    <w:name w:val="Title Char"/>
    <w:link w:val="Title"/>
    <w:uiPriority w:val="63"/>
    <w:semiHidden/>
    <w:qFormat/>
    <w:rsid w:val="007e1cc9"/>
    <w:rPr>
      <w:rFonts w:cs="Arial"/>
      <w:b/>
      <w:bCs/>
      <w:kern w:val="2"/>
      <w:sz w:val="32"/>
      <w:szCs w:val="32"/>
    </w:rPr>
  </w:style>
  <w:style w:type="character" w:styleId="FootnoteTextChar" w:customStyle="1">
    <w:name w:val="Footnote Text Char"/>
    <w:link w:val="FootnoteText"/>
    <w:qFormat/>
    <w:rsid w:val="007e1cc9"/>
    <w:rPr>
      <w:sz w:val="16"/>
    </w:rPr>
  </w:style>
  <w:style w:type="character" w:styleId="HeaderChar" w:customStyle="1">
    <w:name w:val="Header Char"/>
    <w:link w:val="Header"/>
    <w:uiPriority w:val="99"/>
    <w:qFormat/>
    <w:rsid w:val="007e1cc9"/>
    <w:rPr>
      <w:b/>
      <w:sz w:val="16"/>
    </w:rPr>
  </w:style>
  <w:style w:type="character" w:styleId="FollowedHyperlink">
    <w:name w:val="FollowedHyperlink"/>
    <w:basedOn w:val="DefaultParagraphFont"/>
    <w:semiHidden/>
    <w:unhideWhenUsed/>
    <w:rsid w:val="00fd1c1e"/>
    <w:rPr>
      <w:color w:themeColor="followedHyperlink" w:val="800080"/>
      <w:u w:val="single"/>
    </w:rPr>
  </w:style>
  <w:style w:type="character" w:styleId="Annex1TitleChar" w:customStyle="1">
    <w:name w:val="Annex1Title Char"/>
    <w:basedOn w:val="DefaultParagraphFont"/>
    <w:link w:val="Annex1Title"/>
    <w:qFormat/>
    <w:rsid w:val="00e20996"/>
    <w:rPr>
      <w:b/>
      <w:caps/>
    </w:rPr>
  </w:style>
  <w:style w:type="character" w:styleId="LegalTitlePageMSA" w:customStyle="1">
    <w:name w:val=".LegalTitlePageMSA"/>
    <w:uiPriority w:val="1"/>
    <w:qFormat/>
    <w:rsid w:val="007e1cc9"/>
    <w:rPr>
      <w:rFonts w:ascii="Arial" w:hAnsi="Arial"/>
      <w:b w:val="false"/>
      <w:sz w:val="24"/>
      <w:lang w:val="en-US"/>
    </w:rPr>
  </w:style>
  <w:style w:type="character" w:styleId="LegalBodyTextChar" w:customStyle="1">
    <w:name w:val=".LegalBodyText Char"/>
    <w:basedOn w:val="DefaultParagraphFont"/>
    <w:link w:val="LegalBodyText"/>
    <w:qFormat/>
    <w:rsid w:val="00b14fad"/>
    <w:rPr/>
  </w:style>
  <w:style w:type="character" w:styleId="LegalSuperscript" w:customStyle="1">
    <w:name w:val=".LegalSuperscript"/>
    <w:uiPriority w:val="1"/>
    <w:qFormat/>
    <w:rsid w:val="007e1cc9"/>
    <w:rPr>
      <w:rFonts w:ascii="Arial" w:hAnsi="Arial"/>
      <w:b/>
      <w:caps w:val="false"/>
      <w:smallCaps w:val="false"/>
      <w:strike w:val="false"/>
      <w:dstrike w:val="false"/>
      <w:vanish w:val="false"/>
      <w:color w:val="FF0000"/>
      <w:kern w:val="0"/>
      <w:sz w:val="20"/>
      <w:u w:val="none"/>
      <w:vertAlign w:val="superscript"/>
    </w:rPr>
  </w:style>
  <w:style w:type="character" w:styleId="Style11" w:customStyle="1">
    <w:name w:val="Style1"/>
    <w:uiPriority w:val="1"/>
    <w:qFormat/>
    <w:rsid w:val="007e1cc9"/>
    <w:rPr>
      <w:rFonts w:ascii="Arial" w:hAnsi="Arial"/>
      <w:b w:val="false"/>
      <w:caps w:val="false"/>
      <w:smallCaps w:val="false"/>
      <w:strike w:val="false"/>
      <w:dstrike w:val="false"/>
      <w:vanish w:val="false"/>
      <w:color w:val="FF0000"/>
      <w:kern w:val="0"/>
      <w:sz w:val="20"/>
      <w:u w:val="none"/>
      <w:vertAlign w:val="superscript"/>
    </w:rPr>
  </w:style>
  <w:style w:type="character" w:styleId="Heading1Char" w:customStyle="1">
    <w:name w:val="Heading 1 Char"/>
    <w:basedOn w:val="DefaultParagraphFont"/>
    <w:link w:val="Heading1"/>
    <w:uiPriority w:val="9"/>
    <w:qFormat/>
    <w:rsid w:val="00b42a04"/>
    <w:rPr>
      <w:rFonts w:ascii="Cambria" w:hAnsi="Cambria" w:eastAsia="" w:cs="" w:asciiTheme="majorHAnsi" w:cstheme="majorBidi" w:eastAsiaTheme="majorEastAsia" w:hAnsiTheme="majorHAnsi"/>
      <w:b/>
      <w:bCs/>
      <w:color w:themeColor="accent1" w:themeShade="bf" w:val="365F91"/>
      <w:sz w:val="28"/>
      <w:szCs w:val="28"/>
      <w:lang w:eastAsia="en-US"/>
    </w:rPr>
  </w:style>
  <w:style w:type="character" w:styleId="Quotation" w:customStyle="1">
    <w:name w:val=".Quotation"/>
    <w:qFormat/>
    <w:rsid w:val="00b42a04"/>
    <w:rPr>
      <w:rFonts w:ascii="Helvetica 55 Roman" w:hAnsi="Helvetica 55 Roman"/>
      <w:i/>
      <w:lang w:val="en-US"/>
    </w:rPr>
  </w:style>
  <w:style w:type="character" w:styleId="BalloonTextChar" w:customStyle="1">
    <w:name w:val="Balloon Text Char"/>
    <w:basedOn w:val="DefaultParagraphFont"/>
    <w:link w:val="BalloonText"/>
    <w:semiHidden/>
    <w:qFormat/>
    <w:rsid w:val="003e5394"/>
    <w:rPr>
      <w:rFonts w:ascii="Tahoma" w:hAnsi="Tahoma" w:eastAsia="Calibri" w:cs="Tahoma" w:eastAsiaTheme="minorHAnsi"/>
      <w:sz w:val="16"/>
      <w:szCs w:val="16"/>
      <w:lang w:eastAsia="en-US"/>
    </w:rPr>
  </w:style>
  <w:style w:type="character" w:styleId="BodyTextChar1" w:customStyle="1">
    <w:name w:val=".BodyText Char1"/>
    <w:link w:val="BodyText1"/>
    <w:uiPriority w:val="99"/>
    <w:qFormat/>
    <w:locked/>
    <w:rsid w:val="007f58ba"/>
    <w:rPr>
      <w:rFonts w:ascii="Helvetica 45 Light" w:hAnsi="Helvetica 45 Light"/>
    </w:rPr>
  </w:style>
  <w:style w:type="character" w:styleId="annotationreference">
    <w:name w:val="annotation reference"/>
    <w:basedOn w:val="DefaultParagraphFont"/>
    <w:semiHidden/>
    <w:unhideWhenUsed/>
    <w:qFormat/>
    <w:rsid w:val="007e4b50"/>
    <w:rPr>
      <w:sz w:val="16"/>
      <w:szCs w:val="16"/>
    </w:rPr>
  </w:style>
  <w:style w:type="character" w:styleId="CommentTextChar" w:customStyle="1">
    <w:name w:val="Comment Text Char"/>
    <w:basedOn w:val="DefaultParagraphFont"/>
    <w:link w:val="AnnotationText"/>
    <w:qFormat/>
    <w:rsid w:val="007e4b50"/>
    <w:rPr>
      <w:rFonts w:eastAsia="Calibri" w:eastAsiaTheme="minorHAnsi"/>
      <w:sz w:val="20"/>
      <w:szCs w:val="20"/>
      <w:lang w:eastAsia="en-US"/>
    </w:rPr>
  </w:style>
  <w:style w:type="character" w:styleId="CommentSubjectChar" w:customStyle="1">
    <w:name w:val="Comment Subject Char"/>
    <w:basedOn w:val="CommentTextChar"/>
    <w:link w:val="annotationsubject"/>
    <w:semiHidden/>
    <w:qFormat/>
    <w:rsid w:val="007e4b50"/>
    <w:rPr>
      <w:rFonts w:eastAsia="Calibri" w:eastAsiaTheme="minorHAnsi"/>
      <w:b/>
      <w:bCs/>
      <w:sz w:val="20"/>
      <w:szCs w:val="20"/>
      <w:lang w:eastAsia="en-US"/>
    </w:rPr>
  </w:style>
  <w:style w:type="character" w:styleId="CaptionChar" w:customStyle="1">
    <w:name w:val="Caption Char"/>
    <w:link w:val="Caption"/>
    <w:qFormat/>
    <w:locked/>
    <w:rsid w:val="00f663a1"/>
    <w:rPr>
      <w:rFonts w:eastAsia="Calibri" w:eastAsiaTheme="minorHAnsi"/>
      <w:b/>
      <w:bCs/>
      <w:sz w:val="20"/>
      <w:szCs w:val="20"/>
      <w:lang w:eastAsia="en-US"/>
    </w:rPr>
  </w:style>
  <w:style w:type="character" w:styleId="BodyTextChar" w:customStyle="1">
    <w:name w:val=".BodyText Char"/>
    <w:uiPriority w:val="99"/>
    <w:qFormat/>
    <w:locked/>
    <w:rsid w:val="00f663a1"/>
    <w:rPr>
      <w:lang w:val="en-US" w:eastAsia="en-US"/>
    </w:rPr>
  </w:style>
  <w:style w:type="character" w:styleId="Strong">
    <w:name w:val="Strong"/>
    <w:uiPriority w:val="22"/>
    <w:qFormat/>
    <w:rsid w:val="00921bb3"/>
    <w:rPr>
      <w:b/>
      <w:bCs/>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next w:val="LegalGraphic"/>
    <w:link w:val="CaptionChar"/>
    <w:qFormat/>
    <w:rsid w:val="007e1cc9"/>
    <w:pPr>
      <w:keepNext w:val="true"/>
      <w:spacing w:before="120" w:after="0"/>
      <w:ind w:left="851"/>
      <w:jc w:val="center"/>
    </w:pPr>
    <w:rPr>
      <w:b/>
      <w:bCs/>
    </w:rPr>
  </w:style>
  <w:style w:type="paragraph" w:styleId="Index">
    <w:name w:val="Index"/>
    <w:basedOn w:val="Normal"/>
    <w:qFormat/>
    <w:pPr>
      <w:suppressLineNumbers/>
    </w:pPr>
    <w:rPr>
      <w:rFonts w:cs="Noto Sans Devanagari"/>
    </w:rPr>
  </w:style>
  <w:style w:type="paragraph" w:styleId="LegalBodyText" w:customStyle="1">
    <w:name w:val=".LegalBodyText"/>
    <w:link w:val="LegalBodyTextChar"/>
    <w:qFormat/>
    <w:rsid w:val="007e1cc9"/>
    <w:pPr>
      <w:widowControl/>
      <w:bidi w:val="0"/>
      <w:spacing w:before="0" w:after="60"/>
      <w:ind w:left="851"/>
      <w:jc w:val="both"/>
    </w:pPr>
    <w:rPr>
      <w:rFonts w:ascii="Arial" w:hAnsi="Arial" w:eastAsia="Times New Roman" w:cs="Times New Roman"/>
      <w:color w:val="auto"/>
      <w:kern w:val="0"/>
      <w:sz w:val="18"/>
      <w:szCs w:val="18"/>
      <w:lang w:val="en-GB" w:eastAsia="en-GB" w:bidi="ar-SA"/>
    </w:rPr>
  </w:style>
  <w:style w:type="paragraph" w:styleId="Title">
    <w:name w:val="Title"/>
    <w:basedOn w:val="Normal"/>
    <w:link w:val="TitleChar"/>
    <w:uiPriority w:val="63"/>
    <w:semiHidden/>
    <w:qFormat/>
    <w:rsid w:val="007e1cc9"/>
    <w:pPr>
      <w:spacing w:before="240" w:after="0"/>
      <w:jc w:val="center"/>
      <w:outlineLvl w:val="0"/>
    </w:pPr>
    <w:rPr>
      <w:rFonts w:cs="Arial"/>
      <w:b/>
      <w:bCs/>
      <w:kern w:val="2"/>
      <w:sz w:val="32"/>
      <w:szCs w:val="32"/>
    </w:rPr>
  </w:style>
  <w:style w:type="paragraph" w:styleId="HeaderandFooter">
    <w:name w:val="Header and Footer"/>
    <w:basedOn w:val="Normal"/>
    <w:qFormat/>
    <w:pPr/>
    <w:rPr/>
  </w:style>
  <w:style w:type="paragraph" w:styleId="Footer">
    <w:name w:val="Footer"/>
    <w:link w:val="FooterChar"/>
    <w:rsid w:val="007e1cc9"/>
    <w:pPr>
      <w:widowControl/>
      <w:bidi w:val="0"/>
      <w:spacing w:before="0" w:after="60"/>
      <w:jc w:val="left"/>
    </w:pPr>
    <w:rPr>
      <w:rFonts w:ascii="Arial" w:hAnsi="Arial" w:eastAsia="Times New Roman" w:cs="Times New Roman"/>
      <w:color w:val="auto"/>
      <w:kern w:val="0"/>
      <w:sz w:val="12"/>
      <w:szCs w:val="18"/>
      <w:lang w:val="en-GB" w:eastAsia="en-GB" w:bidi="ar-SA"/>
    </w:rPr>
  </w:style>
  <w:style w:type="paragraph" w:styleId="TOC1">
    <w:name w:val="TOC 1"/>
    <w:uiPriority w:val="39"/>
    <w:rsid w:val="007e1cc9"/>
    <w:pPr>
      <w:widowControl/>
      <w:tabs>
        <w:tab w:val="clear" w:pos="720"/>
        <w:tab w:val="left" w:pos="1701" w:leader="none"/>
        <w:tab w:val="right" w:pos="9026" w:leader="none"/>
      </w:tabs>
      <w:bidi w:val="0"/>
      <w:spacing w:before="40" w:after="40"/>
      <w:ind w:hanging="1134" w:left="1701" w:right="567"/>
      <w:jc w:val="left"/>
    </w:pPr>
    <w:rPr>
      <w:rFonts w:ascii="Arial" w:hAnsi="Arial" w:eastAsia="Times New Roman" w:cs="Times New Roman"/>
      <w:color w:val="auto"/>
      <w:kern w:val="0"/>
      <w:sz w:val="18"/>
      <w:szCs w:val="18"/>
      <w:lang w:val="en-US" w:eastAsia="en-GB" w:bidi="ar-SA"/>
    </w:rPr>
  </w:style>
  <w:style w:type="paragraph" w:styleId="Header">
    <w:name w:val="Header"/>
    <w:link w:val="HeaderChar"/>
    <w:uiPriority w:val="99"/>
    <w:rsid w:val="007e1cc9"/>
    <w:pPr>
      <w:widowControl/>
      <w:bidi w:val="0"/>
      <w:spacing w:before="0" w:after="60"/>
      <w:jc w:val="right"/>
    </w:pPr>
    <w:rPr>
      <w:rFonts w:ascii="Arial" w:hAnsi="Arial" w:eastAsia="Times New Roman" w:cs="Times New Roman"/>
      <w:b/>
      <w:color w:val="auto"/>
      <w:kern w:val="0"/>
      <w:sz w:val="16"/>
      <w:szCs w:val="18"/>
      <w:lang w:val="en-GB" w:eastAsia="en-GB" w:bidi="ar-SA"/>
    </w:rPr>
  </w:style>
  <w:style w:type="paragraph" w:styleId="TOC2">
    <w:name w:val="TOC 2"/>
    <w:unhideWhenUsed/>
    <w:rsid w:val="007e1cc9"/>
    <w:pPr>
      <w:widowControl/>
      <w:tabs>
        <w:tab w:val="clear" w:pos="720"/>
        <w:tab w:val="left" w:pos="993" w:leader="none"/>
        <w:tab w:val="right" w:pos="8505" w:leader="dot"/>
      </w:tabs>
      <w:bidi w:val="0"/>
      <w:spacing w:before="0" w:after="60"/>
      <w:ind w:hanging="426" w:left="993" w:right="566"/>
      <w:jc w:val="left"/>
    </w:pPr>
    <w:rPr>
      <w:rFonts w:ascii="Arial" w:hAnsi="Arial" w:eastAsia="Times New Roman" w:cs="Times New Roman"/>
      <w:color w:val="auto"/>
      <w:kern w:val="0"/>
      <w:sz w:val="18"/>
      <w:szCs w:val="18"/>
      <w:lang w:val="en-GB" w:eastAsia="en-GB" w:bidi="ar-SA"/>
    </w:rPr>
  </w:style>
  <w:style w:type="paragraph" w:styleId="TOC3">
    <w:name w:val="TOC 3"/>
    <w:unhideWhenUsed/>
    <w:rsid w:val="007e1cc9"/>
    <w:pPr>
      <w:widowControl/>
      <w:tabs>
        <w:tab w:val="clear" w:pos="720"/>
        <w:tab w:val="left" w:pos="1560" w:leader="none"/>
        <w:tab w:val="right" w:pos="8505" w:leader="dot"/>
      </w:tabs>
      <w:bidi w:val="0"/>
      <w:spacing w:before="0" w:after="60"/>
      <w:ind w:hanging="567" w:left="1560" w:right="566"/>
      <w:jc w:val="left"/>
    </w:pPr>
    <w:rPr>
      <w:rFonts w:ascii="Arial" w:hAnsi="Arial" w:eastAsia="Times New Roman" w:cs="Times New Roman"/>
      <w:color w:val="auto"/>
      <w:kern w:val="0"/>
      <w:sz w:val="18"/>
      <w:szCs w:val="18"/>
      <w:lang w:val="en-GB" w:eastAsia="en-GB" w:bidi="ar-SA"/>
    </w:rPr>
  </w:style>
  <w:style w:type="paragraph" w:styleId="TOC4">
    <w:name w:val="TOC 4"/>
    <w:basedOn w:val="TOC3"/>
    <w:unhideWhenUsed/>
    <w:rsid w:val="007e1cc9"/>
    <w:pPr>
      <w:tabs>
        <w:tab w:val="clear" w:pos="1560"/>
        <w:tab w:val="left" w:pos="2127" w:leader="none"/>
        <w:tab w:val="right" w:pos="8505" w:leader="dot"/>
      </w:tabs>
      <w:ind w:hanging="426" w:left="2127"/>
    </w:pPr>
    <w:rPr/>
  </w:style>
  <w:style w:type="paragraph" w:styleId="TOC5">
    <w:name w:val="TOC 5"/>
    <w:basedOn w:val="TOC4"/>
    <w:unhideWhenUsed/>
    <w:rsid w:val="007e1cc9"/>
    <w:pPr>
      <w:tabs>
        <w:tab w:val="clear" w:pos="2127"/>
        <w:tab w:val="left" w:pos="2410" w:leader="none"/>
        <w:tab w:val="right" w:pos="8505" w:leader="dot"/>
      </w:tabs>
      <w:ind w:hanging="992" w:left="2410"/>
    </w:pPr>
    <w:rPr/>
  </w:style>
  <w:style w:type="paragraph" w:styleId="TOC6">
    <w:name w:val="TOC 6"/>
    <w:basedOn w:val="TOC5"/>
    <w:unhideWhenUsed/>
    <w:rsid w:val="007e1cc9"/>
    <w:pPr>
      <w:tabs>
        <w:tab w:val="clear" w:pos="2410"/>
        <w:tab w:val="left" w:pos="2694" w:leader="none"/>
        <w:tab w:val="right" w:pos="8505" w:leader="dot"/>
      </w:tabs>
      <w:ind w:hanging="1134" w:left="2694"/>
    </w:pPr>
    <w:rPr/>
  </w:style>
  <w:style w:type="paragraph" w:styleId="TOC7">
    <w:name w:val="TOC 7"/>
    <w:basedOn w:val="TOC1"/>
    <w:unhideWhenUsed/>
    <w:rsid w:val="007e1cc9"/>
    <w:pPr>
      <w:tabs>
        <w:tab w:val="left" w:pos="1418" w:leader="none"/>
        <w:tab w:val="left" w:pos="1701" w:leader="none"/>
        <w:tab w:val="right" w:pos="9026" w:leader="none"/>
      </w:tabs>
      <w:ind w:hanging="1843" w:left="1843"/>
    </w:pPr>
    <w:rPr/>
  </w:style>
  <w:style w:type="paragraph" w:styleId="TOC8">
    <w:name w:val="TOC 8"/>
    <w:basedOn w:val="TOC7"/>
    <w:unhideWhenUsed/>
    <w:rsid w:val="007e1cc9"/>
    <w:pPr>
      <w:tabs>
        <w:tab w:val="left" w:pos="1418" w:leader="none"/>
        <w:tab w:val="left" w:pos="1701" w:leader="none"/>
        <w:tab w:val="left" w:pos="3261" w:leader="none"/>
        <w:tab w:val="right" w:pos="9026" w:leader="none"/>
      </w:tabs>
      <w:ind w:hanging="1418" w:left="3261"/>
    </w:pPr>
    <w:rPr/>
  </w:style>
  <w:style w:type="paragraph" w:styleId="TOC9">
    <w:name w:val="TOC 9"/>
    <w:basedOn w:val="TOC8"/>
    <w:unhideWhenUsed/>
    <w:rsid w:val="007e1cc9"/>
    <w:pPr>
      <w:tabs>
        <w:tab w:val="clear" w:pos="3261"/>
        <w:tab w:val="left" w:pos="1418" w:leader="none"/>
        <w:tab w:val="left" w:pos="1701" w:leader="none"/>
        <w:tab w:val="left" w:pos="3544" w:leader="none"/>
        <w:tab w:val="right" w:pos="9026" w:leader="none"/>
      </w:tabs>
      <w:ind w:hanging="1559" w:left="3544"/>
    </w:pPr>
    <w:rPr/>
  </w:style>
  <w:style w:type="paragraph" w:styleId="FootnoteText">
    <w:name w:val="Footnote Text"/>
    <w:basedOn w:val="Normal"/>
    <w:link w:val="FootnoteTextChar"/>
    <w:unhideWhenUsed/>
    <w:rsid w:val="007e1cc9"/>
    <w:pPr/>
    <w:rPr>
      <w:sz w:val="16"/>
    </w:rPr>
  </w:style>
  <w:style w:type="paragraph" w:styleId="LegalTitle" w:customStyle="1">
    <w:name w:val=".LegalTitle"/>
    <w:basedOn w:val="Title"/>
    <w:qFormat/>
    <w:rsid w:val="007e1cc9"/>
    <w:pPr>
      <w:outlineLvl w:val="9"/>
    </w:pPr>
    <w:rPr>
      <w:bCs w:val="false"/>
      <w:sz w:val="24"/>
    </w:rPr>
  </w:style>
  <w:style w:type="paragraph" w:styleId="LegalGraphic" w:customStyle="1">
    <w:name w:val=".LegalGraphic"/>
    <w:basedOn w:val="LegalBodyText"/>
    <w:next w:val="LegalBodyText"/>
    <w:qFormat/>
    <w:rsid w:val="007e1cc9"/>
    <w:pPr>
      <w:spacing w:before="0" w:after="120"/>
      <w:jc w:val="center"/>
    </w:pPr>
    <w:rPr/>
  </w:style>
  <w:style w:type="paragraph" w:styleId="LegalTableText" w:customStyle="1">
    <w:name w:val=".LegalTableText"/>
    <w:qFormat/>
    <w:rsid w:val="007e1cc9"/>
    <w:pPr>
      <w:widowControl/>
      <w:bidi w:val="0"/>
      <w:spacing w:before="40" w:after="40"/>
      <w:jc w:val="left"/>
    </w:pPr>
    <w:rPr>
      <w:rFonts w:ascii="Arial" w:hAnsi="Arial" w:eastAsia="Times New Roman" w:cs="Times New Roman"/>
      <w:color w:val="auto"/>
      <w:kern w:val="0"/>
      <w:sz w:val="16"/>
      <w:szCs w:val="18"/>
      <w:lang w:val="en-GB" w:eastAsia="en-GB" w:bidi="ar-SA"/>
    </w:rPr>
  </w:style>
  <w:style w:type="paragraph" w:styleId="LegalBodyTextIndent2" w:customStyle="1">
    <w:name w:val=".LegalBodyTextIndent2"/>
    <w:basedOn w:val="LegalBodyTextIndent1"/>
    <w:qFormat/>
    <w:rsid w:val="007e1cc9"/>
    <w:pPr>
      <w:tabs>
        <w:tab w:val="clear" w:pos="1276"/>
        <w:tab w:val="left" w:pos="1701" w:leader="none"/>
      </w:tabs>
      <w:ind w:left="1701"/>
    </w:pPr>
    <w:rPr/>
  </w:style>
  <w:style w:type="paragraph" w:styleId="TableofFigures">
    <w:name w:val="Table of Figures"/>
    <w:basedOn w:val="TOC2"/>
    <w:uiPriority w:val="99"/>
    <w:rsid w:val="007e1cc9"/>
    <w:pPr>
      <w:tabs>
        <w:tab w:val="left" w:pos="993" w:leader="none"/>
        <w:tab w:val="left" w:pos="1276" w:leader="none"/>
        <w:tab w:val="right" w:pos="8505" w:leader="dot"/>
      </w:tabs>
      <w:ind w:hanging="992" w:left="1276"/>
    </w:pPr>
    <w:rPr/>
  </w:style>
  <w:style w:type="paragraph" w:styleId="LegalBodyTextIndent1" w:customStyle="1">
    <w:name w:val=".LegalBodyTextIndent1"/>
    <w:basedOn w:val="LegalBodyText"/>
    <w:qFormat/>
    <w:rsid w:val="007e1cc9"/>
    <w:pPr>
      <w:tabs>
        <w:tab w:val="clear" w:pos="720"/>
        <w:tab w:val="left" w:pos="1276" w:leader="none"/>
      </w:tabs>
      <w:ind w:hanging="425" w:left="1276"/>
    </w:pPr>
    <w:rPr>
      <w:lang w:val="en-US"/>
    </w:rPr>
  </w:style>
  <w:style w:type="paragraph" w:styleId="Annex1Title" w:customStyle="1">
    <w:name w:val="Annex1Title"/>
    <w:next w:val="LegalBodyText"/>
    <w:link w:val="Annex1TitleChar"/>
    <w:qFormat/>
    <w:rsid w:val="007e1cc9"/>
    <w:pPr>
      <w:pageBreakBefore/>
      <w:widowControl/>
      <w:bidi w:val="0"/>
      <w:spacing w:before="120" w:after="120"/>
      <w:jc w:val="left"/>
      <w:outlineLvl w:val="0"/>
    </w:pPr>
    <w:rPr>
      <w:rFonts w:ascii="Arial" w:hAnsi="Arial" w:eastAsia="Times New Roman" w:cs="Times New Roman"/>
      <w:b/>
      <w:caps/>
      <w:color w:val="auto"/>
      <w:kern w:val="0"/>
      <w:sz w:val="18"/>
      <w:szCs w:val="18"/>
      <w:lang w:val="en-GB" w:eastAsia="en-GB" w:bidi="ar-SA"/>
    </w:rPr>
  </w:style>
  <w:style w:type="paragraph" w:styleId="Annex2" w:customStyle="1">
    <w:name w:val="Annex2"/>
    <w:basedOn w:val="Annex1Title"/>
    <w:next w:val="LegalBodyText"/>
    <w:qFormat/>
    <w:rsid w:val="007e1cc9"/>
    <w:pPr>
      <w:keepNext w:val="true"/>
      <w:pageBreakBefore w:val="false"/>
      <w:spacing w:before="240" w:after="60"/>
      <w:outlineLvl w:val="1"/>
    </w:pPr>
    <w:rPr>
      <w:caps w:val="false"/>
      <w:smallCaps w:val="false"/>
    </w:rPr>
  </w:style>
  <w:style w:type="paragraph" w:styleId="Annex3" w:customStyle="1">
    <w:name w:val="Annex3"/>
    <w:basedOn w:val="Annex2"/>
    <w:next w:val="LegalBodyText"/>
    <w:qFormat/>
    <w:rsid w:val="007e1cc9"/>
    <w:pPr>
      <w:keepNext w:val="false"/>
      <w:spacing w:before="0" w:after="60"/>
      <w:jc w:val="both"/>
      <w:outlineLvl w:val="2"/>
    </w:pPr>
    <w:rPr>
      <w:b w:val="false"/>
      <w:lang w:val="en-US"/>
    </w:rPr>
  </w:style>
  <w:style w:type="paragraph" w:styleId="Annex4" w:customStyle="1">
    <w:name w:val="Annex4"/>
    <w:basedOn w:val="Annex3"/>
    <w:next w:val="LegalBodyText"/>
    <w:qFormat/>
    <w:rsid w:val="007e1cc9"/>
    <w:pPr>
      <w:outlineLvl w:val="9"/>
    </w:pPr>
    <w:rPr/>
  </w:style>
  <w:style w:type="paragraph" w:styleId="Annex5" w:customStyle="1">
    <w:name w:val="Annex5"/>
    <w:basedOn w:val="Annex4"/>
    <w:next w:val="LegalBodyText"/>
    <w:qFormat/>
    <w:rsid w:val="007e1cc9"/>
    <w:pPr/>
    <w:rPr/>
  </w:style>
  <w:style w:type="paragraph" w:styleId="AnnexTitle-End" w:customStyle="1">
    <w:name w:val="AnnexTitle-End"/>
    <w:basedOn w:val="LegalBodyText"/>
    <w:qFormat/>
    <w:rsid w:val="007e1cc9"/>
    <w:pPr>
      <w:spacing w:before="240" w:after="60"/>
      <w:ind w:left="0"/>
      <w:jc w:val="left"/>
      <w:outlineLvl w:val="1"/>
    </w:pPr>
    <w:rPr>
      <w:rFonts w:ascii="Arial Bold" w:hAnsi="Arial Bold"/>
      <w:b/>
      <w:bCs/>
      <w:caps/>
    </w:rPr>
  </w:style>
  <w:style w:type="paragraph" w:styleId="LegalBullet1" w:customStyle="1">
    <w:name w:val=".LegalBullet1"/>
    <w:basedOn w:val="LegalBodyText"/>
    <w:uiPriority w:val="63"/>
    <w:qFormat/>
    <w:rsid w:val="007e1cc9"/>
    <w:pPr>
      <w:numPr>
        <w:ilvl w:val="0"/>
        <w:numId w:val="2"/>
      </w:numPr>
    </w:pPr>
    <w:rPr/>
  </w:style>
  <w:style w:type="paragraph" w:styleId="LegalBullet2" w:customStyle="1">
    <w:name w:val=".LegalBullet2"/>
    <w:basedOn w:val="LegalBullet1"/>
    <w:uiPriority w:val="63"/>
    <w:qFormat/>
    <w:rsid w:val="007e1cc9"/>
    <w:pPr/>
    <w:rPr/>
  </w:style>
  <w:style w:type="paragraph" w:styleId="LegalTableTitle" w:customStyle="1">
    <w:name w:val=".LegalTableTitle"/>
    <w:qFormat/>
    <w:rsid w:val="007e1cc9"/>
    <w:pPr>
      <w:keepNext w:val="true"/>
      <w:widowControl/>
      <w:bidi w:val="0"/>
      <w:spacing w:before="40" w:after="40"/>
      <w:jc w:val="center"/>
    </w:pPr>
    <w:rPr>
      <w:rFonts w:ascii="Arial" w:hAnsi="Arial" w:eastAsia="Times New Roman" w:cs="Times New Roman"/>
      <w:b/>
      <w:color w:val="auto"/>
      <w:kern w:val="0"/>
      <w:sz w:val="16"/>
      <w:szCs w:val="18"/>
      <w:lang w:val="en-GB" w:eastAsia="en-GB" w:bidi="ar-SA"/>
    </w:rPr>
  </w:style>
  <w:style w:type="paragraph" w:styleId="LegalTableTextCentre" w:customStyle="1">
    <w:name w:val=".LegalTableTextCentre"/>
    <w:basedOn w:val="LegalTableText"/>
    <w:qFormat/>
    <w:rsid w:val="007e1cc9"/>
    <w:pPr>
      <w:jc w:val="center"/>
    </w:pPr>
    <w:rPr/>
  </w:style>
  <w:style w:type="paragraph" w:styleId="LegalTitlePageText" w:customStyle="1">
    <w:name w:val=".LegalTitlePageText"/>
    <w:qFormat/>
    <w:rsid w:val="007e1cc9"/>
    <w:pPr>
      <w:widowControl/>
      <w:bidi w:val="0"/>
      <w:spacing w:before="120" w:after="120"/>
      <w:jc w:val="center"/>
    </w:pPr>
    <w:rPr>
      <w:rFonts w:ascii="Arial Bold" w:hAnsi="Arial Bold" w:cs="Arial" w:eastAsia="Times New Roman"/>
      <w:b/>
      <w:caps/>
      <w:color w:val="auto"/>
      <w:kern w:val="0"/>
      <w:sz w:val="24"/>
      <w:szCs w:val="32"/>
      <w:lang w:val="en-US" w:eastAsia="en-GB" w:bidi="ar-SA"/>
    </w:rPr>
  </w:style>
  <w:style w:type="paragraph" w:styleId="LegalTitlePageOrangeEntity" w:customStyle="1">
    <w:name w:val=".LegalTitlePageOrangeEntity"/>
    <w:basedOn w:val="LegalTitlePageText"/>
    <w:uiPriority w:val="63"/>
    <w:qFormat/>
    <w:rsid w:val="007e1cc9"/>
    <w:pPr/>
    <w:rPr/>
  </w:style>
  <w:style w:type="paragraph" w:styleId="LegalTableTextBullet" w:customStyle="1">
    <w:name w:val=".LegalTableTextBullet"/>
    <w:basedOn w:val="LegalTableText"/>
    <w:uiPriority w:val="63"/>
    <w:qFormat/>
    <w:rsid w:val="007e1cc9"/>
    <w:pPr>
      <w:numPr>
        <w:ilvl w:val="0"/>
        <w:numId w:val="3"/>
      </w:numPr>
      <w:tabs>
        <w:tab w:val="clear" w:pos="720"/>
        <w:tab w:val="left" w:pos="426" w:leader="none"/>
      </w:tabs>
    </w:pPr>
    <w:rPr/>
  </w:style>
  <w:style w:type="paragraph" w:styleId="LegalTitlePageCustomerEntity" w:customStyle="1">
    <w:name w:val=".LegalTitlePageCustomerEntity"/>
    <w:basedOn w:val="LegalTitlePageText"/>
    <w:uiPriority w:val="63"/>
    <w:qFormat/>
    <w:rsid w:val="007e1cc9"/>
    <w:pPr/>
    <w:rPr/>
  </w:style>
  <w:style w:type="paragraph" w:styleId="LegalExhibitTitle" w:customStyle="1">
    <w:name w:val=".LegalExhibitTitle"/>
    <w:next w:val="LegalBodyText"/>
    <w:uiPriority w:val="63"/>
    <w:qFormat/>
    <w:rsid w:val="007e1cc9"/>
    <w:pPr>
      <w:keepNext w:val="true"/>
      <w:widowControl/>
      <w:numPr>
        <w:ilvl w:val="0"/>
        <w:numId w:val="4"/>
      </w:numPr>
      <w:bidi w:val="0"/>
      <w:spacing w:before="240" w:after="120"/>
      <w:jc w:val="left"/>
    </w:pPr>
    <w:rPr>
      <w:rFonts w:ascii="Arial" w:hAnsi="Arial" w:eastAsia="Times New Roman" w:cs="Times New Roman"/>
      <w:b/>
      <w:caps/>
      <w:color w:val="auto"/>
      <w:kern w:val="0"/>
      <w:sz w:val="18"/>
      <w:szCs w:val="18"/>
      <w:lang w:val="en-US" w:eastAsia="en-GB" w:bidi="ar-SA"/>
    </w:rPr>
  </w:style>
  <w:style w:type="paragraph" w:styleId="LegalExhibitTitle3" w:customStyle="1">
    <w:name w:val=".LegalExhibitTitle3"/>
    <w:basedOn w:val="LegalExhibitTitle2"/>
    <w:next w:val="LegalBodyText"/>
    <w:uiPriority w:val="63"/>
    <w:qFormat/>
    <w:rsid w:val="007e1cc9"/>
    <w:pPr>
      <w:jc w:val="both"/>
    </w:pPr>
    <w:rPr>
      <w:b w:val="false"/>
    </w:rPr>
  </w:style>
  <w:style w:type="paragraph" w:styleId="LegalExhibitTitle2" w:customStyle="1">
    <w:name w:val=".LegalExhibitTitle2"/>
    <w:basedOn w:val="LegalExhibitTitle"/>
    <w:qFormat/>
    <w:rsid w:val="007e1cc9"/>
    <w:pPr>
      <w:spacing w:before="120" w:after="60"/>
    </w:pPr>
    <w:rPr>
      <w:bCs/>
      <w:caps w:val="false"/>
      <w:smallCaps w:val="false"/>
      <w:szCs w:val="20"/>
    </w:rPr>
  </w:style>
  <w:style w:type="paragraph" w:styleId="LegalBullet3" w:customStyle="1">
    <w:name w:val=".LegalBullet3"/>
    <w:basedOn w:val="LegalBullet2"/>
    <w:uiPriority w:val="63"/>
    <w:qFormat/>
    <w:rsid w:val="007e1cc9"/>
    <w:pPr>
      <w:tabs>
        <w:tab w:val="clear" w:pos="720"/>
        <w:tab w:val="left" w:pos="2127" w:leader="none"/>
      </w:tabs>
      <w:ind w:left="2127"/>
    </w:pPr>
    <w:rPr/>
  </w:style>
  <w:style w:type="paragraph" w:styleId="DefaultText" w:customStyle="1">
    <w:name w:val="Default Text"/>
    <w:basedOn w:val="Normal"/>
    <w:qFormat/>
    <w:rsid w:val="007e1cc9"/>
    <w:pPr>
      <w:spacing w:before="0" w:after="72"/>
    </w:pPr>
    <w:rPr>
      <w:lang w:val="en-US"/>
    </w:rPr>
  </w:style>
  <w:style w:type="paragraph" w:styleId="LegalExhibitTitle4" w:customStyle="1">
    <w:name w:val=".LegalExhibitTitle4"/>
    <w:basedOn w:val="LegalExhibitTitle3"/>
    <w:uiPriority w:val="63"/>
    <w:qFormat/>
    <w:rsid w:val="007e1cc9"/>
    <w:pPr/>
    <w:rPr/>
  </w:style>
  <w:style w:type="paragraph" w:styleId="LegalBodyTextIndent3" w:customStyle="1">
    <w:name w:val=".LegalBodyTextIndent3"/>
    <w:basedOn w:val="LegalBodyTextIndent2"/>
    <w:qFormat/>
    <w:rsid w:val="007e1cc9"/>
    <w:pPr>
      <w:ind w:left="2127"/>
    </w:pPr>
    <w:rPr>
      <w:szCs w:val="20"/>
    </w:rPr>
  </w:style>
  <w:style w:type="paragraph" w:styleId="LegalTableTextRunningLeader" w:customStyle="1">
    <w:name w:val=".LegalTableTextRunningLeader"/>
    <w:basedOn w:val="LegalTableText"/>
    <w:qFormat/>
    <w:rsid w:val="007e1cc9"/>
    <w:pPr/>
    <w:rPr>
      <w:b/>
      <w:bCs/>
    </w:rPr>
  </w:style>
  <w:style w:type="paragraph" w:styleId="BalloonText">
    <w:name w:val="Balloon Text"/>
    <w:basedOn w:val="Normal"/>
    <w:link w:val="BalloonTextChar"/>
    <w:semiHidden/>
    <w:unhideWhenUsed/>
    <w:qFormat/>
    <w:rsid w:val="003e5394"/>
    <w:pPr/>
    <w:rPr>
      <w:rFonts w:ascii="Tahoma" w:hAnsi="Tahoma" w:cs="Tahoma"/>
      <w:sz w:val="16"/>
      <w:szCs w:val="16"/>
    </w:rPr>
  </w:style>
  <w:style w:type="paragraph" w:styleId="TOChead1" w:customStyle="1">
    <w:name w:val="TOC head1"/>
    <w:basedOn w:val="Normal"/>
    <w:qFormat/>
    <w:rsid w:val="003e5394"/>
    <w:pPr>
      <w:spacing w:before="400" w:after="200"/>
      <w:jc w:val="center"/>
    </w:pPr>
    <w:rPr>
      <w:rFonts w:ascii="Helvetica" w:hAnsi="Helvetica" w:eastAsia="Times New Roman"/>
      <w:b/>
      <w:lang w:val="en-US"/>
    </w:rPr>
  </w:style>
  <w:style w:type="paragraph" w:styleId="BodyText1" w:customStyle="1">
    <w:name w:val=".BodyText"/>
    <w:link w:val="BodyTextChar1"/>
    <w:uiPriority w:val="99"/>
    <w:qFormat/>
    <w:rsid w:val="007f58ba"/>
    <w:pPr>
      <w:widowControl/>
      <w:bidi w:val="0"/>
      <w:spacing w:lineRule="auto" w:line="264" w:before="0" w:after="120"/>
      <w:ind w:left="851"/>
      <w:jc w:val="both"/>
    </w:pPr>
    <w:rPr>
      <w:rFonts w:ascii="Helvetica 45 Light" w:hAnsi="Helvetica 45 Light" w:eastAsia="Times New Roman" w:cs="Times New Roman"/>
      <w:color w:val="auto"/>
      <w:kern w:val="0"/>
      <w:sz w:val="18"/>
      <w:szCs w:val="18"/>
      <w:lang w:val="en-GB" w:eastAsia="en-GB" w:bidi="ar-SA"/>
    </w:rPr>
  </w:style>
  <w:style w:type="paragraph" w:styleId="Bullet1" w:customStyle="1">
    <w:name w:val=".Bullet1"/>
    <w:qFormat/>
    <w:rsid w:val="007f58ba"/>
    <w:pPr>
      <w:widowControl/>
      <w:numPr>
        <w:ilvl w:val="0"/>
        <w:numId w:val="6"/>
      </w:numPr>
      <w:bidi w:val="0"/>
      <w:spacing w:lineRule="auto" w:line="264" w:before="0" w:after="60"/>
      <w:jc w:val="both"/>
    </w:pPr>
    <w:rPr>
      <w:rFonts w:ascii="Helvetica 45 Light" w:hAnsi="Helvetica 45 Light" w:eastAsia="Times New Roman" w:cs="Times New Roman"/>
      <w:color w:val="auto"/>
      <w:kern w:val="0"/>
      <w:sz w:val="20"/>
      <w:szCs w:val="20"/>
      <w:lang w:val="en-GB" w:eastAsia="en-GB" w:bidi="ar-SA"/>
    </w:rPr>
  </w:style>
  <w:style w:type="paragraph" w:styleId="AnnotationText">
    <w:name w:val="Annotation Text"/>
    <w:basedOn w:val="Normal"/>
    <w:link w:val="CommentTextChar"/>
    <w:unhideWhenUsed/>
    <w:rsid w:val="007e4b50"/>
    <w:pPr/>
    <w:rPr/>
  </w:style>
  <w:style w:type="paragraph" w:styleId="annotationsubject">
    <w:name w:val="annotation subject"/>
    <w:basedOn w:val="AnnotationText"/>
    <w:next w:val="AnnotationText"/>
    <w:link w:val="CommentSubjectChar"/>
    <w:semiHidden/>
    <w:unhideWhenUsed/>
    <w:qFormat/>
    <w:rsid w:val="007e4b50"/>
    <w:pPr/>
    <w:rPr>
      <w:b/>
      <w:bCs/>
    </w:rPr>
  </w:style>
  <w:style w:type="paragraph" w:styleId="ListParagraph">
    <w:name w:val="List Paragraph"/>
    <w:basedOn w:val="Normal"/>
    <w:uiPriority w:val="34"/>
    <w:unhideWhenUsed/>
    <w:qFormat/>
    <w:rsid w:val="002f3516"/>
    <w:pPr>
      <w:spacing w:before="0" w:after="0"/>
      <w:ind w:left="720"/>
      <w:contextualSpacing/>
    </w:pPr>
    <w:rPr/>
  </w:style>
  <w:style w:type="paragraph" w:styleId="Revision">
    <w:name w:val="Revision"/>
    <w:uiPriority w:val="99"/>
    <w:semiHidden/>
    <w:qFormat/>
    <w:rsid w:val="00fe1a9b"/>
    <w:pPr>
      <w:widowControl/>
      <w:bidi w:val="0"/>
      <w:spacing w:before="0" w:after="0"/>
      <w:jc w:val="left"/>
    </w:pPr>
    <w:rPr>
      <w:rFonts w:eastAsia="Calibri" w:eastAsiaTheme="minorHAnsi" w:ascii="Arial" w:hAnsi="Arial" w:cs="Times New Roman"/>
      <w:color w:val="auto"/>
      <w:kern w:val="0"/>
      <w:sz w:val="20"/>
      <w:szCs w:val="20"/>
      <w:lang w:eastAsia="en-US" w:val="en-GB" w:bidi="ar-SA"/>
    </w:rPr>
  </w:style>
  <w:style w:type="paragraph" w:styleId="TableTextBullet" w:customStyle="1">
    <w:name w:val=".TableTextBullet"/>
    <w:basedOn w:val="Normal"/>
    <w:qFormat/>
    <w:rsid w:val="00a40c23"/>
    <w:pPr>
      <w:numPr>
        <w:ilvl w:val="0"/>
        <w:numId w:val="7"/>
      </w:numPr>
      <w:spacing w:before="20" w:after="20"/>
    </w:pPr>
    <w:rPr>
      <w:rFonts w:ascii="Helvetica 55 Roman" w:hAnsi="Helvetica 55 Roman" w:eastAsia="Times New Roman"/>
      <w:sz w:val="16"/>
      <w:lang w:eastAsia="en-GB"/>
    </w:rPr>
  </w:style>
  <w:style w:type="paragraph" w:styleId="NormalWeb">
    <w:name w:val="Normal (Web)"/>
    <w:basedOn w:val="Normal"/>
    <w:uiPriority w:val="99"/>
    <w:unhideWhenUsed/>
    <w:qFormat/>
    <w:rsid w:val="00b52644"/>
    <w:pPr>
      <w:spacing w:beforeAutospacing="1" w:afterAutospacing="1"/>
    </w:pPr>
    <w:rPr>
      <w:rFonts w:ascii="Times New Roman" w:hAnsi="Times New Roman" w:eastAsia="Times New Roman"/>
      <w:sz w:val="24"/>
      <w:szCs w:val="24"/>
      <w:lang w:val="en-US"/>
    </w:rPr>
  </w:style>
  <w:style w:type="paragraph" w:styleId="TableParagraph" w:customStyle="1">
    <w:name w:val="Table Paragraph"/>
    <w:basedOn w:val="Normal"/>
    <w:uiPriority w:val="1"/>
    <w:qFormat/>
    <w:rsid w:val="00735280"/>
    <w:pPr>
      <w:widowControl w:val="false"/>
    </w:pPr>
    <w:rPr>
      <w:rFonts w:eastAsia="Arial" w:cs="Arial"/>
      <w:sz w:val="22"/>
      <w:szCs w:val="22"/>
      <w:lang w:val="en-US"/>
    </w:rPr>
  </w:style>
  <w:style w:type="paragraph" w:styleId="TableText" w:customStyle="1">
    <w:name w:val="Table Text"/>
    <w:basedOn w:val="Normal"/>
    <w:qFormat/>
    <w:rsid w:val="00735280"/>
    <w:pPr>
      <w:spacing w:lineRule="atLeast" w:line="200" w:before="40" w:after="0"/>
      <w:ind w:left="851"/>
    </w:pPr>
    <w:rPr>
      <w:rFonts w:cs="" w:cstheme="minorBidi"/>
    </w:rPr>
  </w:style>
  <w:style w:type="paragraph" w:styleId="Graphic" w:customStyle="1">
    <w:name w:val=".Graphic"/>
    <w:basedOn w:val="Normal"/>
    <w:next w:val="Normal"/>
    <w:qFormat/>
    <w:rsid w:val="00f663a1"/>
    <w:pPr>
      <w:spacing w:lineRule="auto" w:line="264" w:before="0" w:after="240"/>
      <w:ind w:left="851"/>
      <w:jc w:val="center"/>
    </w:pPr>
    <w:rPr>
      <w:rFonts w:ascii="Helvetica 55 Roman" w:hAnsi="Helvetica 55 Roman" w:eastAsia="Times New Roman"/>
      <w:lang w:val="en-US" w:eastAsia="en-GB"/>
    </w:rPr>
  </w:style>
  <w:style w:type="numbering" w:styleId="NoList" w:default="1">
    <w:name w:val="No List"/>
    <w:uiPriority w:val="99"/>
    <w:semiHidden/>
    <w:unhideWhenUsed/>
    <w:qFormat/>
  </w:style>
  <w:style w:type="numbering" w:styleId="LegalBodyTextBullet1" w:customStyle="1">
    <w:name w:val=".LegalBodyTextBullet1"/>
    <w:uiPriority w:val="99"/>
    <w:qFormat/>
    <w:rsid w:val="004d3338"/>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b42a04"/>
    <w:pPr>
      <w:spacing w:after="0"/>
    </w:pPr>
    <w:rPr>
      <w:rFonts w:eastAsiaTheme="minorHAnsi"/>
      <w:lang w:eastAsia="en-U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ListTable4Accent6">
    <w:name w:val="List Table 4 Accent 6"/>
    <w:basedOn w:val="TableNormal"/>
    <w:uiPriority w:val="49"/>
    <w:rsid w:val="00f663a1"/>
    <w:pPr>
      <w:spacing w:after="0"/>
    </w:pPr>
    <w:rPr>
      <w:sz w:val="20"/>
      <w:szCs w:val="20"/>
    </w:rPr>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tblBorders>
    </w:tblPr>
    <w:tblStylePr w:type="firstRow">
      <w:rPr>
        <w:b/>
        <w:bCs/>
        <w:color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tcBorders>
        <w:shd w:val="clear" w:color="auto" w:fill="F79646" w:themeFill="accent6"/>
      </w:tcPr>
    </w:tblStylePr>
    <w:tblStylePr w:type="lastRow">
      <w:rPr>
        <w:b/>
        <w:bCs/>
      </w:rPr>
      <w:tblPr/>
      <w:tcPr>
        <w:tcBorders>
          <w:top w:val="double" w:color="FABF8F" w:themeColor="accent6" w:sz="4" w:space="0"/>
        </w:tcBorders>
      </w:tcPr>
    </w:tblStylePr>
    <w:tblStylePr w:type="firstCol">
      <w:rPr>
        <w:b/>
        <w:bCs/>
      </w:rPr>
      <w:tblPr/>
    </w:tblStylePr>
    <w:tblStylePr w:type="lastCol">
      <w:rPr>
        <w:b/>
        <w:bCs/>
      </w:rPr>
      <w:tbl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Relationship Id="rId12" Type="http://schemas.openxmlformats.org/officeDocument/2006/relationships/customXml" Target="../customXml/item1.xml"/><Relationship Id="rId13" Type="http://schemas.openxmlformats.org/officeDocument/2006/relationships/customXml" Target="../customXml/item2.xml"/><Relationship Id="rId14" Type="http://schemas.openxmlformats.org/officeDocument/2006/relationships/customXml" Target="../customXml/item3.xml"/><Relationship Id="rId15"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documentManagement><Section xmlns="$ListId:5 Contractual Pack;" xsi:nil="true"/></documentManagement></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0BCFFD33FAC646B84CDB37291C1237" ma:contentTypeVersion="" ma:contentTypeDescription="Create a new document." ma:contentTypeScope="" ma:versionID="1ada4024e7f3d0f0eb6a40f29b74e27d">
<xsd:schema xmlns:xsd="http://www.w3.org/2001/XMLSchema" xmlns:xs="http://www.w3.org/2001/XMLSchema" xmlns:p="http://schemas.microsoft.com/office/2006/metadata/properties" xmlns:ns2="$ListId:5 Contractual Pack;" targetNamespace="http://schemas.microsoft.com/office/2006/metadata/properties" ma:root="true" ma:fieldsID="734e5dd26caa370b817eddad7290d6e4" ns2:_="">
<xsd:import namespace="$ListId:5 Contractual Pack;"/>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ListId:5 Contractual Pack;" elementFormDefault="qualified">
<xsd:import namespace="http://schemas.microsoft.com/office/2006/documentManagement/types"/>
<xsd:import namespace="http://schemas.microsoft.com/office/infopath/2007/PartnerControls"/>
<xsd:element name="Section" ma:index="8" nillable="true" ma:displayName="Section" ma:format="Dropdown" ma:internalName="Section">
<xsd:simpleType>
<xsd:restriction base="dms:Choice">
<xsd:enumeration value="1. MSA or Contract"/>
<xsd:enumeration value="2. Service descriptions"/>
<xsd:enumeration value="3. Contractual SLAs and penalty schemes"/>
<xsd:enumeration value="4. 3rd party contractual documents"/>
<xsd:enumeration value="5. Regulatory Inpu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9B5F0C-2195-4C7E-A66F-DF3A154CE2AA}">
  <ds:schemaRefs>
    <ds:schemaRef ds:uri="http://schemas.microsoft.com/sharepoint/v3/contenttype/forms"/>
  </ds:schemaRefs>
</ds:datastoreItem>
</file>

<file path=customXml/itemProps2.xml><?xml version="1.0" encoding="utf-8"?>
<ds:datastoreItem xmlns:ds="http://schemas.openxmlformats.org/officeDocument/2006/customXml" ds:itemID="{4E9A1F15-2321-471E-AFA2-A9B41D5C99FB}">
  <ds:schemaRefs>
    <ds:schemaRef ds:uri="http://schemas.microsoft.com/office/2006/metadata/properties"/>
    <ds:schemaRef ds:uri="http://schemas.microsoft.com/office/infopath/2007/PartnerControls"/>
    <ds:schemaRef ds:uri="$ListId:5 Contractual Pack;"/>
  </ds:schemaRefs>
</ds:datastoreItem>
</file>

<file path=customXml/itemProps3.xml><?xml version="1.0" encoding="utf-8"?>
<ds:datastoreItem xmlns:ds="http://schemas.openxmlformats.org/officeDocument/2006/customXml" ds:itemID="{A5BEBD05-B16B-485A-B6B2-656ECFD1BB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ListId:5 Contractual Pack;"/>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523A10-ADDC-4CF4-989C-25E714D13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Legal_Template.dot</Template>
  <TotalTime>3</TotalTime>
  <Application>LibreOffice/24.2.7.2$Linux_X86_64 LibreOffice_project/420$Build-2</Application>
  <AppVersion>15.0000</AppVersion>
  <Pages>2</Pages>
  <Words>693</Words>
  <Characters>3817</Characters>
  <CharactersWithSpaces>4439</CharactersWithSpaces>
  <Paragraphs>78</Paragraphs>
  <Company>ORANGE FT Group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2021-11-17T10:16:00Z</dcterms:created>
  <dc:creator>Legal Europe _ DN</dc:creator>
  <dc:description/>
  <dc:language>en-US</dc:language>
  <cp:lastModifiedBy>VOGEL Robbert OBS/S EUR</cp:lastModifiedBy>
  <cp:lastPrinted>2019-07-31T16:51:00Z</cp:lastPrinted>
  <dcterms:modified xsi:type="dcterms:W3CDTF">2021-11-17T10:19:00Z</dcterms:modified>
  <cp:revision>3</cp:revision>
  <dc:subject/>
  <dc:title>MSA Europe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0x010100AF0BCFFD33FAC646B84CDB37291C1237</vt:lpwstr>
  </property>
  <property fmtid="{D5CDD505-2E9C-101B-9397-08002B2CF9AE}" pid="3" name="EMAIL_OWNER_ADDRESS">
    <vt:lpwstr>ABAAMV6B7YzPbaKzvTFZo0h/lIIdNSTDEdg2xwmacBwrmpJ2pFBGMgbBKSHKEDuZi7WL</vt:lpwstr>
  </property>
  <property fmtid="{D5CDD505-2E9C-101B-9397-08002B2CF9AE}" pid="4" name="MAIL_MSG_ID1">
    <vt:lpwstr>0FAA7+zFiN7nU6y8d4vxlKkT7nvvDX643zkT/bnL0XQEOF6+VujxFlSa2InAnk3RaOcceoIuDrn06CG1
woiJoZCeKTziV620xMYT1+p5A7FyywR4F9FAEjjkaAgjeeTkzC+V4dNZRACQasO171pN4V/c0w86
308w8WPjJdXv9pjeZUsK+gHdZVvNtaKmOTyMDb7LbSMayyoj+momQUyZyV0ej2Fceok4v91aEcO0
VdjJj8GcuMMHkI9If</vt:lpwstr>
  </property>
  <property fmtid="{D5CDD505-2E9C-101B-9397-08002B2CF9AE}" pid="5" name="MAIL_MSG_ID2">
    <vt:lpwstr>zn0pHaX9bGk/uNcgVY8i2JOdizpQ9nJuFq1ncEjytIQr1pDPqe2QMJHHPz7
rn9DUjsP+W2uvbftC3y92nnSKMd1ZDW5ID5RuXqPOlMW1BvgRn0CHAylKRY=</vt:lpwstr>
  </property>
  <property fmtid="{D5CDD505-2E9C-101B-9397-08002B2CF9AE}" pid="6" name="RESPONSE_SENDER_NAME">
    <vt:lpwstr>4AAA6DouqOs9baHfOBgVfjYs31JLs7m5hEqtyMmsrEM4T2O+gYXKj6Yh8A==</vt:lpwstr>
  </property>
  <property fmtid="{D5CDD505-2E9C-101B-9397-08002B2CF9AE}" pid="7" name="_NewReviewCycle">
    <vt:lpwstr/>
  </property>
</Properties>
</file>